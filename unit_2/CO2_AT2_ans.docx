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9AE2F" w14:textId="77777777" w:rsidR="00E51DF8" w:rsidRDefault="0019763B">
      <w:pPr>
        <w:spacing w:after="0" w:line="259" w:lineRule="auto"/>
        <w:ind w:left="0" w:right="181" w:firstLine="0"/>
        <w:jc w:val="center"/>
      </w:pPr>
      <w:r>
        <w:rPr>
          <w:b/>
          <w:sz w:val="34"/>
        </w:rPr>
        <w:t xml:space="preserve"> SIMATS ENGINEERING </w:t>
      </w:r>
    </w:p>
    <w:p w14:paraId="1F4C02F0" w14:textId="77777777" w:rsidR="00E51DF8" w:rsidRDefault="0019763B">
      <w:pPr>
        <w:spacing w:after="28" w:line="259" w:lineRule="auto"/>
        <w:ind w:left="0" w:right="181" w:firstLine="0"/>
        <w:jc w:val="center"/>
      </w:pPr>
      <w:r>
        <w:rPr>
          <w:b/>
          <w:sz w:val="28"/>
        </w:rPr>
        <w:t xml:space="preserve">ASSESSMENT TOOL 2 </w:t>
      </w:r>
    </w:p>
    <w:p w14:paraId="42197E10" w14:textId="77777777" w:rsidR="00E51DF8" w:rsidRDefault="0019763B">
      <w:pPr>
        <w:spacing w:after="0" w:line="259" w:lineRule="auto"/>
        <w:ind w:left="0" w:right="96" w:firstLine="0"/>
        <w:jc w:val="center"/>
      </w:pPr>
      <w:r>
        <w:rPr>
          <w:b/>
          <w:sz w:val="34"/>
        </w:rPr>
        <w:t xml:space="preserve"> </w:t>
      </w:r>
    </w:p>
    <w:p w14:paraId="67061396" w14:textId="77777777" w:rsidR="00E51DF8" w:rsidRDefault="0019763B">
      <w:pPr>
        <w:spacing w:after="0" w:line="259" w:lineRule="auto"/>
        <w:ind w:left="0" w:right="96" w:firstLine="0"/>
        <w:jc w:val="center"/>
      </w:pPr>
      <w:r>
        <w:rPr>
          <w:b/>
          <w:sz w:val="34"/>
        </w:rPr>
        <w:t xml:space="preserve"> </w:t>
      </w:r>
    </w:p>
    <w:p w14:paraId="6F2A5148" w14:textId="77777777" w:rsidR="00E51DF8" w:rsidRDefault="0019763B">
      <w:pPr>
        <w:pStyle w:val="Heading1"/>
        <w:tabs>
          <w:tab w:val="center" w:pos="5121"/>
        </w:tabs>
        <w:ind w:left="-15" w:firstLine="0"/>
      </w:pPr>
      <w:r>
        <w:t xml:space="preserve">COURSE NAME: </w:t>
      </w:r>
      <w:r>
        <w:tab/>
        <w:t>Artificial Intelligence             COURSE CODE:</w:t>
      </w:r>
      <w:r>
        <w:rPr>
          <w:b w:val="0"/>
        </w:rPr>
        <w:t xml:space="preserve"> </w:t>
      </w:r>
      <w:r>
        <w:t xml:space="preserve">CSA17 </w:t>
      </w:r>
    </w:p>
    <w:p w14:paraId="457D37A9" w14:textId="77777777" w:rsidR="00E51DF8" w:rsidRDefault="0019763B">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6FCD15A6" w14:textId="77777777" w:rsidR="00E51DF8" w:rsidRDefault="0019763B">
      <w:pPr>
        <w:spacing w:after="0" w:line="259" w:lineRule="auto"/>
        <w:ind w:left="0" w:right="0" w:firstLine="0"/>
        <w:jc w:val="left"/>
      </w:pPr>
      <w:r>
        <w:rPr>
          <w:rFonts w:ascii="Arial" w:eastAsia="Arial" w:hAnsi="Arial" w:cs="Arial"/>
          <w:b/>
        </w:rPr>
        <w:t xml:space="preserve"> </w:t>
      </w:r>
    </w:p>
    <w:p w14:paraId="29C4778B" w14:textId="77777777" w:rsidR="00E51DF8" w:rsidRDefault="0019763B">
      <w:pPr>
        <w:spacing w:after="0" w:line="259" w:lineRule="auto"/>
        <w:ind w:left="0" w:right="0" w:firstLine="0"/>
        <w:jc w:val="left"/>
      </w:pPr>
      <w:r>
        <w:rPr>
          <w:rFonts w:ascii="Arial" w:eastAsia="Arial" w:hAnsi="Arial" w:cs="Arial"/>
          <w:b/>
        </w:rPr>
        <w:t xml:space="preserve"> </w:t>
      </w:r>
    </w:p>
    <w:p w14:paraId="712ADB3F" w14:textId="77777777" w:rsidR="00E51DF8" w:rsidRDefault="0019763B">
      <w:pPr>
        <w:spacing w:after="0" w:line="259" w:lineRule="auto"/>
        <w:ind w:left="0" w:right="78" w:firstLine="0"/>
        <w:jc w:val="right"/>
      </w:pPr>
      <w:r>
        <w:rPr>
          <w:noProof/>
        </w:rPr>
        <w:drawing>
          <wp:inline distT="0" distB="0" distL="0" distR="0" wp14:anchorId="6241B285" wp14:editId="0D6A8929">
            <wp:extent cx="5743575" cy="28575"/>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1429F23B" w14:textId="77777777" w:rsidR="00E51DF8" w:rsidRDefault="0019763B">
      <w:pPr>
        <w:spacing w:after="0" w:line="259" w:lineRule="auto"/>
        <w:ind w:left="0" w:right="0" w:firstLine="0"/>
        <w:jc w:val="left"/>
      </w:pPr>
      <w:r>
        <w:rPr>
          <w:rFonts w:ascii="Arial" w:eastAsia="Arial" w:hAnsi="Arial" w:cs="Arial"/>
          <w:b/>
        </w:rPr>
        <w:t xml:space="preserve"> </w:t>
      </w:r>
    </w:p>
    <w:p w14:paraId="283E7C1B" w14:textId="77777777" w:rsidR="00E51DF8" w:rsidRDefault="0019763B">
      <w:pPr>
        <w:pStyle w:val="Heading1"/>
        <w:ind w:left="-5"/>
      </w:pPr>
      <w:r>
        <w:t xml:space="preserve">COURSE OUTCOME COVERED </w:t>
      </w:r>
    </w:p>
    <w:p w14:paraId="002BD3E8" w14:textId="77777777" w:rsidR="00E51DF8" w:rsidRDefault="0019763B">
      <w:pPr>
        <w:spacing w:after="0" w:line="259" w:lineRule="auto"/>
        <w:ind w:left="0" w:right="0" w:firstLine="0"/>
        <w:jc w:val="left"/>
      </w:pPr>
      <w:r>
        <w:rPr>
          <w:rFonts w:ascii="Arial" w:eastAsia="Arial" w:hAnsi="Arial" w:cs="Arial"/>
          <w:b/>
        </w:rPr>
        <w:t xml:space="preserve"> </w:t>
      </w:r>
    </w:p>
    <w:p w14:paraId="2C6D1252" w14:textId="77777777" w:rsidR="00E51DF8" w:rsidRDefault="0019763B">
      <w:pPr>
        <w:spacing w:after="5" w:line="250" w:lineRule="auto"/>
        <w:ind w:left="-5" w:right="167"/>
      </w:pPr>
      <w:r>
        <w:rPr>
          <w:rFonts w:ascii="Arial" w:eastAsia="Arial" w:hAnsi="Arial" w:cs="Arial"/>
          <w:b/>
          <w:i/>
        </w:rPr>
        <w:t xml:space="preserve">CO2: </w:t>
      </w:r>
      <w:r>
        <w:rPr>
          <w:rFonts w:ascii="Arial" w:eastAsia="Arial" w:hAnsi="Arial" w:cs="Arial"/>
          <w:i/>
        </w:rPr>
        <w:t xml:space="preserve">Experiment search and game-solving techniques such as Greedy Search, A*, CSP, Minimax, and Alpha-Beta pruning with heuristic functions for solving complex AI problems efficiently. (BL3) </w:t>
      </w:r>
    </w:p>
    <w:p w14:paraId="6F649F9E" w14:textId="77777777" w:rsidR="00E51DF8" w:rsidRDefault="0019763B">
      <w:pPr>
        <w:spacing w:after="0" w:line="259" w:lineRule="auto"/>
        <w:ind w:left="0" w:right="0" w:firstLine="0"/>
        <w:jc w:val="left"/>
      </w:pPr>
      <w:r>
        <w:rPr>
          <w:rFonts w:ascii="Arial" w:eastAsia="Arial" w:hAnsi="Arial" w:cs="Arial"/>
          <w:i/>
        </w:rPr>
        <w:t xml:space="preserve"> </w:t>
      </w:r>
    </w:p>
    <w:p w14:paraId="024C51BC" w14:textId="77777777" w:rsidR="00E51DF8" w:rsidRDefault="0019763B">
      <w:pPr>
        <w:spacing w:after="5" w:line="250" w:lineRule="auto"/>
        <w:ind w:left="-5" w:right="167"/>
      </w:pPr>
      <w:r>
        <w:rPr>
          <w:rFonts w:ascii="Arial" w:eastAsia="Arial" w:hAnsi="Arial" w:cs="Arial"/>
          <w:i/>
        </w:rPr>
        <w:t xml:space="preserve">Assessment Tool Weightage: 50% </w:t>
      </w:r>
    </w:p>
    <w:p w14:paraId="44E84AF9" w14:textId="77777777" w:rsidR="00E51DF8" w:rsidRDefault="0019763B">
      <w:pPr>
        <w:spacing w:after="0" w:line="259" w:lineRule="auto"/>
        <w:ind w:left="0" w:right="0" w:firstLine="0"/>
        <w:jc w:val="left"/>
      </w:pPr>
      <w:r>
        <w:rPr>
          <w:rFonts w:ascii="Arial" w:eastAsia="Arial" w:hAnsi="Arial" w:cs="Arial"/>
          <w:i/>
        </w:rPr>
        <w:t xml:space="preserve"> </w:t>
      </w:r>
    </w:p>
    <w:p w14:paraId="1E911CB6" w14:textId="77777777" w:rsidR="00E51DF8" w:rsidRDefault="0019763B">
      <w:pPr>
        <w:spacing w:after="0" w:line="259" w:lineRule="auto"/>
        <w:ind w:left="0" w:right="78" w:firstLine="0"/>
        <w:jc w:val="right"/>
      </w:pPr>
      <w:r>
        <w:rPr>
          <w:noProof/>
        </w:rPr>
        <w:drawing>
          <wp:inline distT="0" distB="0" distL="0" distR="0" wp14:anchorId="4B1CB280" wp14:editId="26F8B2B7">
            <wp:extent cx="5743575" cy="28575"/>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40072BF6" w14:textId="77777777" w:rsidR="00E51DF8" w:rsidRDefault="0019763B">
      <w:pPr>
        <w:pStyle w:val="Heading1"/>
        <w:ind w:left="-5"/>
      </w:pP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r>
      <w:r>
        <w:t xml:space="preserve">Duration: 1 Hour QUESTIONS: 5 </w:t>
      </w:r>
      <w:r>
        <w:tab/>
        <w:t xml:space="preserve"> </w:t>
      </w:r>
      <w:r>
        <w:tab/>
        <w:t xml:space="preserve"> </w:t>
      </w:r>
      <w:r>
        <w:tab/>
        <w:t xml:space="preserve"> </w:t>
      </w:r>
      <w:r>
        <w:tab/>
        <w:t xml:space="preserve"> </w:t>
      </w:r>
      <w:r>
        <w:tab/>
        <w:t xml:space="preserve"> </w:t>
      </w:r>
      <w:r>
        <w:tab/>
        <w:t xml:space="preserve"> </w:t>
      </w:r>
      <w:r>
        <w:tab/>
        <w:t xml:space="preserve">Total Marks:50 </w:t>
      </w:r>
    </w:p>
    <w:p w14:paraId="6E2E5EE5" w14:textId="77777777" w:rsidR="00E51DF8" w:rsidRDefault="0019763B">
      <w:pPr>
        <w:spacing w:after="0" w:line="259" w:lineRule="auto"/>
        <w:ind w:left="0" w:right="0" w:firstLine="0"/>
        <w:jc w:val="left"/>
      </w:pPr>
      <w:r>
        <w:rPr>
          <w:rFonts w:ascii="Arial" w:eastAsia="Arial" w:hAnsi="Arial" w:cs="Arial"/>
        </w:rPr>
        <w:t xml:space="preserve"> </w:t>
      </w:r>
    </w:p>
    <w:p w14:paraId="03FB71EE" w14:textId="77777777" w:rsidR="00E51DF8" w:rsidRDefault="0019763B">
      <w:pPr>
        <w:spacing w:after="0" w:line="259" w:lineRule="auto"/>
        <w:ind w:right="795"/>
        <w:jc w:val="center"/>
      </w:pPr>
      <w:r>
        <w:rPr>
          <w:rFonts w:ascii="Arial" w:eastAsia="Arial" w:hAnsi="Arial" w:cs="Arial"/>
        </w:rPr>
        <w:t xml:space="preserve">Annexure A </w:t>
      </w:r>
    </w:p>
    <w:p w14:paraId="604E58F4" w14:textId="77777777" w:rsidR="00E51DF8" w:rsidRDefault="0019763B">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38B769E6" w14:textId="77777777" w:rsidR="00E51DF8" w:rsidRDefault="0019763B">
      <w:pPr>
        <w:spacing w:after="0" w:line="259" w:lineRule="auto"/>
        <w:ind w:right="248"/>
        <w:jc w:val="center"/>
      </w:pPr>
      <w:r>
        <w:rPr>
          <w:rFonts w:ascii="Arial" w:eastAsia="Arial" w:hAnsi="Arial" w:cs="Arial"/>
          <w:b/>
        </w:rPr>
        <w:t xml:space="preserve">Scenario Based Assignment  </w:t>
      </w:r>
    </w:p>
    <w:p w14:paraId="6F666D8D" w14:textId="77777777" w:rsidR="00E51DF8" w:rsidRDefault="0019763B">
      <w:pPr>
        <w:spacing w:after="0" w:line="259" w:lineRule="auto"/>
        <w:ind w:left="0" w:right="0" w:firstLine="0"/>
        <w:jc w:val="left"/>
      </w:pPr>
      <w:r>
        <w:rPr>
          <w:rFonts w:ascii="Arial" w:eastAsia="Arial" w:hAnsi="Arial" w:cs="Arial"/>
          <w:b/>
        </w:rPr>
        <w:t xml:space="preserve"> </w:t>
      </w:r>
    </w:p>
    <w:p w14:paraId="4785A1A0" w14:textId="77777777" w:rsidR="00E51DF8" w:rsidRDefault="0019763B">
      <w:pPr>
        <w:spacing w:after="0" w:line="259" w:lineRule="auto"/>
        <w:ind w:left="0" w:right="0" w:firstLine="0"/>
        <w:jc w:val="left"/>
      </w:pPr>
      <w:r>
        <w:rPr>
          <w:b/>
        </w:rPr>
        <w:t xml:space="preserve"> </w:t>
      </w:r>
    </w:p>
    <w:p w14:paraId="6C964413" w14:textId="77777777" w:rsidR="00E51DF8" w:rsidRDefault="0019763B">
      <w:pPr>
        <w:spacing w:after="0" w:line="259" w:lineRule="auto"/>
        <w:ind w:left="0" w:right="0" w:firstLine="0"/>
        <w:jc w:val="left"/>
      </w:pPr>
      <w:r>
        <w:rPr>
          <w:b/>
        </w:rPr>
        <w:t xml:space="preserve"> </w:t>
      </w:r>
    </w:p>
    <w:p w14:paraId="5BBE7BA5" w14:textId="77777777" w:rsidR="00E51DF8" w:rsidRDefault="0019763B">
      <w:pPr>
        <w:spacing w:after="0" w:line="259" w:lineRule="auto"/>
        <w:ind w:left="0" w:right="0" w:firstLine="0"/>
        <w:jc w:val="left"/>
      </w:pPr>
      <w:r>
        <w:rPr>
          <w:b/>
        </w:rPr>
        <w:t xml:space="preserve"> </w:t>
      </w:r>
    </w:p>
    <w:p w14:paraId="359A54C4" w14:textId="77777777" w:rsidR="00E51DF8" w:rsidRDefault="0019763B">
      <w:pPr>
        <w:spacing w:after="0" w:line="259" w:lineRule="auto"/>
        <w:ind w:left="0" w:right="0" w:firstLine="0"/>
        <w:jc w:val="left"/>
      </w:pPr>
      <w:r>
        <w:rPr>
          <w:b/>
        </w:rPr>
        <w:t xml:space="preserve"> </w:t>
      </w:r>
    </w:p>
    <w:p w14:paraId="7CB2A549" w14:textId="77777777" w:rsidR="00E51DF8" w:rsidRDefault="0019763B">
      <w:pPr>
        <w:spacing w:after="0" w:line="259" w:lineRule="auto"/>
        <w:ind w:left="0" w:right="84" w:firstLine="0"/>
        <w:jc w:val="right"/>
      </w:pPr>
      <w:r>
        <w:rPr>
          <w:noProof/>
        </w:rPr>
        <w:drawing>
          <wp:inline distT="0" distB="0" distL="0" distR="0" wp14:anchorId="2DECE4A2" wp14:editId="740BDFA2">
            <wp:extent cx="5743575" cy="28575"/>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6C7BE9A9" w14:textId="77777777" w:rsidR="00E51DF8" w:rsidRDefault="0019763B">
      <w:pPr>
        <w:spacing w:after="0" w:line="259" w:lineRule="auto"/>
        <w:ind w:left="0" w:right="0" w:firstLine="0"/>
        <w:jc w:val="left"/>
      </w:pPr>
      <w:r>
        <w:rPr>
          <w:b/>
        </w:rPr>
        <w:t xml:space="preserve"> </w:t>
      </w:r>
    </w:p>
    <w:p w14:paraId="68BFFA3E" w14:textId="77777777" w:rsidR="00E51DF8" w:rsidRDefault="0019763B">
      <w:pPr>
        <w:spacing w:after="0" w:line="259" w:lineRule="auto"/>
        <w:ind w:left="-5" w:right="0"/>
        <w:jc w:val="left"/>
      </w:pPr>
      <w:r>
        <w:rPr>
          <w:b/>
          <w:i/>
        </w:rPr>
        <w:t xml:space="preserve">Code of Conduct: </w:t>
      </w:r>
    </w:p>
    <w:p w14:paraId="27F0147C" w14:textId="77777777" w:rsidR="00E51DF8" w:rsidRDefault="0019763B">
      <w:pPr>
        <w:spacing w:after="0" w:line="259" w:lineRule="auto"/>
        <w:ind w:left="0" w:right="0" w:firstLine="0"/>
        <w:jc w:val="left"/>
      </w:pPr>
      <w:r>
        <w:rPr>
          <w:i/>
        </w:rPr>
        <w:t xml:space="preserve"> </w:t>
      </w:r>
    </w:p>
    <w:p w14:paraId="404EAB78" w14:textId="107E81CA" w:rsidR="00E51DF8" w:rsidRDefault="0019763B">
      <w:pPr>
        <w:spacing w:after="0" w:line="249" w:lineRule="auto"/>
        <w:ind w:left="-5" w:right="0"/>
        <w:jc w:val="left"/>
      </w:pPr>
      <w:r>
        <w:rPr>
          <w:i/>
        </w:rPr>
        <w:t>I</w:t>
      </w:r>
      <w:r w:rsidR="00A34608">
        <w:rPr>
          <w:i/>
        </w:rPr>
        <w:t xml:space="preserve"> B Kanishka Sadana (1911260097)</w:t>
      </w:r>
      <w:r>
        <w:rPr>
          <w:i/>
        </w:rPr>
        <w:t xml:space="preserve"> (Name / Reg No) certify that this submission is my original work and that I have adhered to the guidelines specified for this assessment. </w:t>
      </w:r>
    </w:p>
    <w:p w14:paraId="2514ECF1" w14:textId="77777777" w:rsidR="00E51DF8" w:rsidRDefault="0019763B">
      <w:pPr>
        <w:spacing w:after="0" w:line="249" w:lineRule="auto"/>
        <w:ind w:left="-5" w:right="0"/>
        <w:jc w:val="left"/>
      </w:pPr>
      <w:r>
        <w:rPr>
          <w:i/>
        </w:rPr>
        <w:t xml:space="preserve">I understand that any violation of academic integrity rules will result in disciplinary action. </w:t>
      </w:r>
    </w:p>
    <w:p w14:paraId="2ED2A4EE" w14:textId="77777777" w:rsidR="00E51DF8" w:rsidRDefault="0019763B">
      <w:pPr>
        <w:spacing w:after="0" w:line="259" w:lineRule="auto"/>
        <w:ind w:left="0" w:right="0" w:firstLine="0"/>
        <w:jc w:val="left"/>
      </w:pPr>
      <w:r>
        <w:rPr>
          <w:i/>
        </w:rPr>
        <w:t xml:space="preserve"> </w:t>
      </w:r>
    </w:p>
    <w:p w14:paraId="620E0DF5" w14:textId="77777777" w:rsidR="00E51DF8" w:rsidRDefault="0019763B">
      <w:pPr>
        <w:spacing w:after="0" w:line="259" w:lineRule="auto"/>
        <w:ind w:left="-5" w:right="0"/>
        <w:jc w:val="left"/>
      </w:pPr>
      <w:r>
        <w:rPr>
          <w:b/>
          <w:i/>
        </w:rPr>
        <w:t xml:space="preserve">Signature of the student: </w:t>
      </w:r>
    </w:p>
    <w:p w14:paraId="6B54656B" w14:textId="53BAD085" w:rsidR="00E51DF8" w:rsidRDefault="00A34608">
      <w:pPr>
        <w:spacing w:after="0" w:line="259" w:lineRule="auto"/>
        <w:ind w:left="0" w:right="0" w:firstLine="0"/>
        <w:jc w:val="left"/>
      </w:pPr>
      <w:r>
        <w:t xml:space="preserve"> B Kanishka Sadana</w:t>
      </w:r>
    </w:p>
    <w:p w14:paraId="1FC3A120" w14:textId="77777777" w:rsidR="00E51DF8" w:rsidRDefault="0019763B">
      <w:pPr>
        <w:spacing w:after="0" w:line="259" w:lineRule="auto"/>
        <w:ind w:left="0" w:right="0" w:firstLine="0"/>
        <w:jc w:val="left"/>
      </w:pPr>
      <w:r>
        <w:rPr>
          <w:i/>
        </w:rPr>
        <w:t xml:space="preserve"> </w:t>
      </w:r>
    </w:p>
    <w:p w14:paraId="2F0907CA" w14:textId="77777777" w:rsidR="00E51DF8" w:rsidRDefault="0019763B">
      <w:pPr>
        <w:spacing w:after="0" w:line="259" w:lineRule="auto"/>
        <w:ind w:left="0" w:right="0" w:firstLine="0"/>
        <w:jc w:val="left"/>
      </w:pPr>
      <w:r>
        <w:rPr>
          <w:i/>
        </w:rPr>
        <w:t xml:space="preserve"> </w:t>
      </w:r>
    </w:p>
    <w:p w14:paraId="087CAEF2" w14:textId="77777777" w:rsidR="00E51DF8" w:rsidRDefault="0019763B">
      <w:pPr>
        <w:spacing w:after="0" w:line="259" w:lineRule="auto"/>
        <w:ind w:left="0" w:right="0" w:firstLine="0"/>
        <w:jc w:val="left"/>
      </w:pPr>
      <w:r>
        <w:rPr>
          <w:i/>
        </w:rPr>
        <w:t xml:space="preserve"> </w:t>
      </w:r>
    </w:p>
    <w:p w14:paraId="3250363C" w14:textId="77777777" w:rsidR="00E51DF8" w:rsidRDefault="0019763B">
      <w:pPr>
        <w:spacing w:after="0" w:line="259" w:lineRule="auto"/>
        <w:ind w:left="0" w:right="0" w:firstLine="0"/>
        <w:jc w:val="left"/>
      </w:pPr>
      <w:r>
        <w:rPr>
          <w:i/>
        </w:rPr>
        <w:t xml:space="preserve"> </w:t>
      </w:r>
    </w:p>
    <w:p w14:paraId="4A3D57BD" w14:textId="77777777" w:rsidR="00E51DF8" w:rsidRDefault="0019763B">
      <w:pPr>
        <w:spacing w:after="0" w:line="259" w:lineRule="auto"/>
        <w:ind w:left="0" w:right="0" w:firstLine="0"/>
        <w:jc w:val="left"/>
      </w:pPr>
      <w:r>
        <w:rPr>
          <w:i/>
        </w:rPr>
        <w:t xml:space="preserve"> </w:t>
      </w:r>
    </w:p>
    <w:p w14:paraId="2E5BD37D" w14:textId="77777777" w:rsidR="00E51DF8" w:rsidRDefault="0019763B">
      <w:pPr>
        <w:spacing w:after="0" w:line="259" w:lineRule="auto"/>
        <w:ind w:left="0" w:right="0" w:firstLine="0"/>
        <w:jc w:val="left"/>
      </w:pPr>
      <w:r>
        <w:rPr>
          <w:i/>
        </w:rPr>
        <w:t xml:space="preserve"> </w:t>
      </w:r>
    </w:p>
    <w:p w14:paraId="13CD367C" w14:textId="77777777" w:rsidR="00E51DF8" w:rsidRDefault="0019763B">
      <w:pPr>
        <w:spacing w:after="0" w:line="259" w:lineRule="auto"/>
        <w:ind w:left="0" w:right="0" w:firstLine="0"/>
        <w:jc w:val="left"/>
      </w:pPr>
      <w:r>
        <w:rPr>
          <w:i/>
        </w:rPr>
        <w:lastRenderedPageBreak/>
        <w:t xml:space="preserve"> </w:t>
      </w:r>
    </w:p>
    <w:p w14:paraId="42AFDEE1" w14:textId="77777777" w:rsidR="00E51DF8" w:rsidRDefault="0019763B">
      <w:pPr>
        <w:spacing w:after="0" w:line="259" w:lineRule="auto"/>
        <w:ind w:left="0" w:right="0" w:firstLine="0"/>
        <w:jc w:val="left"/>
      </w:pPr>
      <w:r>
        <w:rPr>
          <w:i/>
        </w:rPr>
        <w:t xml:space="preserve"> </w:t>
      </w:r>
    </w:p>
    <w:p w14:paraId="7006418A" w14:textId="77777777" w:rsidR="00E51DF8" w:rsidRDefault="0019763B">
      <w:pPr>
        <w:spacing w:after="0" w:line="259" w:lineRule="auto"/>
        <w:ind w:right="795"/>
        <w:jc w:val="center"/>
      </w:pPr>
      <w:r>
        <w:rPr>
          <w:rFonts w:ascii="Arial" w:eastAsia="Arial" w:hAnsi="Arial" w:cs="Arial"/>
        </w:rPr>
        <w:t xml:space="preserve">Annexure A </w:t>
      </w:r>
    </w:p>
    <w:p w14:paraId="3B0D493D" w14:textId="77777777" w:rsidR="00E51DF8" w:rsidRDefault="0019763B">
      <w:pPr>
        <w:spacing w:after="0" w:line="259" w:lineRule="auto"/>
        <w:ind w:left="2160" w:right="0" w:firstLine="0"/>
        <w:jc w:val="left"/>
      </w:pPr>
      <w:r>
        <w:rPr>
          <w:rFonts w:ascii="Arial" w:eastAsia="Arial" w:hAnsi="Arial" w:cs="Arial"/>
        </w:rPr>
        <w:t xml:space="preserve"> </w:t>
      </w:r>
    </w:p>
    <w:p w14:paraId="07BF779D" w14:textId="77777777" w:rsidR="00E51DF8" w:rsidRDefault="0019763B">
      <w:pPr>
        <w:spacing w:after="0" w:line="259" w:lineRule="auto"/>
        <w:ind w:right="248"/>
        <w:jc w:val="center"/>
      </w:pPr>
      <w:r>
        <w:rPr>
          <w:rFonts w:ascii="Arial" w:eastAsia="Arial" w:hAnsi="Arial" w:cs="Arial"/>
          <w:b/>
        </w:rPr>
        <w:t xml:space="preserve">Scenario Based Assignment  </w:t>
      </w:r>
    </w:p>
    <w:p w14:paraId="575C7C54" w14:textId="77777777" w:rsidR="00E51DF8" w:rsidRDefault="0019763B">
      <w:pPr>
        <w:spacing w:after="0" w:line="259" w:lineRule="auto"/>
        <w:ind w:left="2880" w:right="0" w:firstLine="0"/>
        <w:jc w:val="left"/>
      </w:pPr>
      <w:r>
        <w:rPr>
          <w:rFonts w:ascii="Arial" w:eastAsia="Arial" w:hAnsi="Arial" w:cs="Arial"/>
          <w:b/>
        </w:rPr>
        <w:t xml:space="preserve"> </w:t>
      </w:r>
    </w:p>
    <w:p w14:paraId="121A887F" w14:textId="6BC697A1" w:rsidR="00E51DF8" w:rsidRDefault="00F822E0" w:rsidP="00F822E0">
      <w:pPr>
        <w:ind w:right="176" w:firstLine="0"/>
      </w:pPr>
      <w:r>
        <w:rPr>
          <w:rFonts w:ascii="Arial" w:eastAsia="Arial" w:hAnsi="Arial" w:cs="Arial"/>
          <w:b/>
        </w:rPr>
        <w:t>1.</w:t>
      </w:r>
      <w:r w:rsidR="0019763B">
        <w:rPr>
          <w:rFonts w:ascii="Arial" w:eastAsia="Arial" w:hAnsi="Arial" w:cs="Arial"/>
          <w:b/>
        </w:rPr>
        <w:t>Scenario</w:t>
      </w:r>
      <w:r w:rsidR="0019763B">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 </w:t>
      </w:r>
    </w:p>
    <w:p w14:paraId="1EF32BC8" w14:textId="77777777" w:rsidR="00E51DF8" w:rsidRDefault="0019763B">
      <w:pPr>
        <w:ind w:left="-5" w:right="176"/>
      </w:pPr>
      <w:r>
        <w:t xml:space="preserve">Tasks: </w:t>
      </w:r>
    </w:p>
    <w:p w14:paraId="71E3619C" w14:textId="77777777" w:rsidR="00E51DF8" w:rsidRDefault="0019763B">
      <w:pPr>
        <w:numPr>
          <w:ilvl w:val="1"/>
          <w:numId w:val="1"/>
        </w:numPr>
        <w:ind w:right="339" w:hanging="360"/>
      </w:pPr>
      <w:r>
        <w:t xml:space="preserve">Explain how Greedy Best-First Search would behave in this scenario and discuss its strengths and weaknesses under uncertainty  </w:t>
      </w:r>
    </w:p>
    <w:p w14:paraId="3B24823A" w14:textId="77777777" w:rsidR="00E51DF8" w:rsidRDefault="0019763B">
      <w:pPr>
        <w:numPr>
          <w:ilvl w:val="1"/>
          <w:numId w:val="1"/>
        </w:numPr>
        <w:spacing w:after="53" w:line="347" w:lineRule="auto"/>
        <w:ind w:right="339" w:hanging="360"/>
      </w:pPr>
      <w:r>
        <w:t xml:space="preserve">Explain how A* would handle the same situation, including how it balances cost and heuristic  </w:t>
      </w:r>
      <w:r>
        <w:rPr>
          <w:sz w:val="20"/>
        </w:rPr>
        <w:t xml:space="preserve">iii. </w:t>
      </w:r>
      <w:proofErr w:type="spellStart"/>
      <w:r>
        <w:t>Analyze</w:t>
      </w:r>
      <w:proofErr w:type="spellEnd"/>
      <w:r>
        <w:t xml:space="preserve"> the impact of heuristic accuracy on both algorithms  </w:t>
      </w:r>
      <w:r>
        <w:rPr>
          <w:sz w:val="20"/>
        </w:rPr>
        <w:t xml:space="preserve">iv. </w:t>
      </w:r>
      <w:r>
        <w:t xml:space="preserve">Discuss how dynamic changes (blocked paths) affect search performance  </w:t>
      </w:r>
    </w:p>
    <w:p w14:paraId="326EF3D8" w14:textId="77777777" w:rsidR="00A34608" w:rsidRDefault="0019763B">
      <w:pPr>
        <w:ind w:left="720" w:right="176" w:hanging="360"/>
      </w:pPr>
      <w:r>
        <w:rPr>
          <w:sz w:val="20"/>
        </w:rPr>
        <w:t xml:space="preserve">v. </w:t>
      </w:r>
      <w:r>
        <w:t xml:space="preserve">Recommend the most suitable algorithm and justify your decision considering real-time constraints, optimality, and safety         </w:t>
      </w:r>
    </w:p>
    <w:p w14:paraId="4CB9E3C1" w14:textId="77777777" w:rsidR="00A34608" w:rsidRPr="00F822E0" w:rsidRDefault="00A34608" w:rsidP="00A34608">
      <w:pPr>
        <w:ind w:right="176"/>
        <w:rPr>
          <w:b/>
          <w:bCs/>
        </w:rPr>
      </w:pPr>
      <w:proofErr w:type="spellStart"/>
      <w:r w:rsidRPr="00F822E0">
        <w:rPr>
          <w:b/>
          <w:bCs/>
        </w:rPr>
        <w:t>ans</w:t>
      </w:r>
      <w:proofErr w:type="spellEnd"/>
      <w:r w:rsidRPr="00F822E0">
        <w:rPr>
          <w:b/>
          <w:bCs/>
        </w:rPr>
        <w:t>:</w:t>
      </w:r>
    </w:p>
    <w:p w14:paraId="40A01473" w14:textId="3B36F052" w:rsidR="002972CB" w:rsidRDefault="002972CB" w:rsidP="002972CB">
      <w:pPr>
        <w:ind w:right="176"/>
      </w:pPr>
      <w:r>
        <w:t>1. AI-Powered Drones for Emergency Medicine Delivery</w:t>
      </w:r>
    </w:p>
    <w:p w14:paraId="4333E4A0" w14:textId="45AE4864" w:rsidR="002972CB" w:rsidRDefault="002972CB" w:rsidP="002972CB">
      <w:pPr>
        <w:ind w:right="176"/>
      </w:pPr>
      <w:proofErr w:type="spellStart"/>
      <w:r>
        <w:t>i</w:t>
      </w:r>
      <w:proofErr w:type="spellEnd"/>
      <w:r>
        <w:t>. Greedy Best-First Search: Behaviour, Strengths and Weaknesses</w:t>
      </w:r>
    </w:p>
    <w:p w14:paraId="1C7551BC" w14:textId="4A1BEC8F" w:rsidR="002972CB" w:rsidRDefault="002972CB" w:rsidP="002972CB">
      <w:pPr>
        <w:ind w:right="176"/>
      </w:pPr>
      <w:r>
        <w:t>Greedy Best-First Search selects the path that appears closest to the destination using the heuristic value \(h(n)\), such as straight-line distance.</w:t>
      </w:r>
    </w:p>
    <w:p w14:paraId="703A8040" w14:textId="2C4F07B0" w:rsidR="002972CB" w:rsidRDefault="002972CB" w:rsidP="002972CB">
      <w:pPr>
        <w:ind w:right="176"/>
      </w:pPr>
      <w:r>
        <w:t>Strengths:</w:t>
      </w:r>
    </w:p>
    <w:p w14:paraId="1AC9D349" w14:textId="6EE6A754" w:rsidR="002972CB" w:rsidRDefault="002972CB" w:rsidP="002972CB">
      <w:pPr>
        <w:ind w:right="176"/>
      </w:pPr>
      <w:r>
        <w:t>Quickly identifies routes that appear promising.</w:t>
      </w:r>
    </w:p>
    <w:p w14:paraId="6FF313DC" w14:textId="21AE2ACB" w:rsidR="002972CB" w:rsidRDefault="002972CB" w:rsidP="002972CB">
      <w:pPr>
        <w:ind w:right="176"/>
      </w:pPr>
      <w:r>
        <w:t>Uses less computation in many cases.</w:t>
      </w:r>
    </w:p>
    <w:p w14:paraId="7D510FF7" w14:textId="31AC692A" w:rsidR="002972CB" w:rsidRDefault="002972CB" w:rsidP="002972CB">
      <w:pPr>
        <w:ind w:right="176"/>
      </w:pPr>
      <w:r>
        <w:t>Can help deliver emergency medicines quickly.</w:t>
      </w:r>
    </w:p>
    <w:p w14:paraId="58402CA7" w14:textId="3E4B4BAC" w:rsidR="002972CB" w:rsidRDefault="002972CB" w:rsidP="002972CB">
      <w:pPr>
        <w:ind w:right="176"/>
      </w:pPr>
      <w:r>
        <w:t>Weaknesses:</w:t>
      </w:r>
    </w:p>
    <w:p w14:paraId="199BEF63" w14:textId="69A2D009" w:rsidR="002972CB" w:rsidRDefault="002972CB" w:rsidP="002972CB">
      <w:pPr>
        <w:ind w:right="176"/>
      </w:pPr>
      <w:r>
        <w:t>Ignores the actual cost already incurred.</w:t>
      </w:r>
    </w:p>
    <w:p w14:paraId="193EAB3B" w14:textId="2613DF35" w:rsidR="002972CB" w:rsidRDefault="002972CB" w:rsidP="002972CB">
      <w:pPr>
        <w:ind w:right="176"/>
      </w:pPr>
      <w:r>
        <w:t>May select a route blocked by floods or bad weather.</w:t>
      </w:r>
    </w:p>
    <w:p w14:paraId="143BB048" w14:textId="77777777" w:rsidR="002972CB" w:rsidRDefault="002972CB" w:rsidP="002972CB">
      <w:pPr>
        <w:ind w:right="176"/>
      </w:pPr>
      <w:r>
        <w:t>Does not guarantee the shortest or safest route.</w:t>
      </w:r>
    </w:p>
    <w:p w14:paraId="50E67653" w14:textId="77777777" w:rsidR="002972CB" w:rsidRDefault="002972CB" w:rsidP="002972CB">
      <w:pPr>
        <w:ind w:right="176"/>
      </w:pPr>
    </w:p>
    <w:p w14:paraId="34562286" w14:textId="77777777" w:rsidR="002972CB" w:rsidRDefault="002972CB" w:rsidP="002972CB">
      <w:pPr>
        <w:ind w:right="176"/>
      </w:pPr>
    </w:p>
    <w:p w14:paraId="636E4749" w14:textId="6366CA58" w:rsidR="002972CB" w:rsidRDefault="002972CB" w:rsidP="002972CB">
      <w:pPr>
        <w:ind w:right="176"/>
      </w:pPr>
      <w:r>
        <w:lastRenderedPageBreak/>
        <w:t>Therefore, Greedy Best-First Search is fast but may choose a costly or dangerous route under uncertainty.</w:t>
      </w:r>
    </w:p>
    <w:p w14:paraId="6FA4BD20" w14:textId="796D86DB" w:rsidR="002972CB" w:rsidRDefault="002972CB" w:rsidP="002972CB">
      <w:pPr>
        <w:ind w:right="176"/>
      </w:pPr>
      <w:r>
        <w:t>ii. A* Search: Balancing Cost and Heuristic</w:t>
      </w:r>
    </w:p>
    <w:p w14:paraId="1DF86EFC" w14:textId="77777777" w:rsidR="002972CB" w:rsidRDefault="002972CB" w:rsidP="002972CB">
      <w:pPr>
        <w:ind w:right="176"/>
      </w:pPr>
      <w:r>
        <w:t>A* Search considers both the actual cost and the estimated remaining cost using the formula:</w:t>
      </w:r>
    </w:p>
    <w:p w14:paraId="45BC4D70" w14:textId="71125801" w:rsidR="002972CB" w:rsidRDefault="002972CB" w:rsidP="002972CB">
      <w:pPr>
        <w:ind w:left="0" w:right="176" w:firstLine="0"/>
      </w:pPr>
      <w:r>
        <w:t>{f(n)=g(n)+h(n)}</w:t>
      </w:r>
    </w:p>
    <w:p w14:paraId="14EA0CFA" w14:textId="67C707C9" w:rsidR="002972CB" w:rsidRDefault="002972CB" w:rsidP="002972CB">
      <w:pPr>
        <w:ind w:right="176"/>
      </w:pPr>
      <w:r>
        <w:t>Where:</w:t>
      </w:r>
    </w:p>
    <w:p w14:paraId="17B1745B" w14:textId="2DA901ED" w:rsidR="002972CB" w:rsidRDefault="002972CB" w:rsidP="002972CB">
      <w:pPr>
        <w:ind w:right="176"/>
      </w:pPr>
      <w:r>
        <w:t>(g(n)) = actual cost from the starting point to the current node.</w:t>
      </w:r>
    </w:p>
    <w:p w14:paraId="066BA011" w14:textId="05AC55A2" w:rsidR="002972CB" w:rsidRDefault="002972CB" w:rsidP="002972CB">
      <w:pPr>
        <w:ind w:right="176"/>
      </w:pPr>
      <w:r>
        <w:t>(h(n)) = estimated cost from the current node to the destination.</w:t>
      </w:r>
    </w:p>
    <w:p w14:paraId="27088005" w14:textId="0FFE8851" w:rsidR="002972CB" w:rsidRDefault="002972CB" w:rsidP="002972CB">
      <w:pPr>
        <w:ind w:right="176"/>
      </w:pPr>
      <w:r>
        <w:t>(f(n)) = estimated total cost of the route.</w:t>
      </w:r>
    </w:p>
    <w:p w14:paraId="5C5E5D37" w14:textId="598299BD" w:rsidR="002972CB" w:rsidRDefault="002972CB" w:rsidP="002972CB">
      <w:pPr>
        <w:ind w:right="176"/>
      </w:pPr>
      <w:r>
        <w:t>Advantages:</w:t>
      </w:r>
    </w:p>
    <w:p w14:paraId="29B46ACC" w14:textId="0250BAD6" w:rsidR="002972CB" w:rsidRDefault="002972CB" w:rsidP="002972CB">
      <w:pPr>
        <w:ind w:right="176"/>
      </w:pPr>
      <w:r>
        <w:t>Considers both distance travelled and estimated remaining distance.</w:t>
      </w:r>
    </w:p>
    <w:p w14:paraId="6D953091" w14:textId="6E1C48AE" w:rsidR="002972CB" w:rsidRDefault="002972CB" w:rsidP="002972CB">
      <w:pPr>
        <w:ind w:right="176"/>
      </w:pPr>
      <w:r>
        <w:t>Can account for varying travel costs due to weather and terrain.</w:t>
      </w:r>
    </w:p>
    <w:p w14:paraId="3D5081FA" w14:textId="4FE53822" w:rsidR="002972CB" w:rsidRDefault="002972CB" w:rsidP="002972CB">
      <w:pPr>
        <w:ind w:right="176"/>
      </w:pPr>
      <w:r>
        <w:t>Finds an optimal route when its cost assumptions and heuristic satisfy the required conditions.</w:t>
      </w:r>
    </w:p>
    <w:p w14:paraId="54973719" w14:textId="77777777" w:rsidR="002972CB" w:rsidRDefault="002972CB" w:rsidP="002972CB">
      <w:pPr>
        <w:ind w:right="176"/>
      </w:pPr>
      <w:r>
        <w:t>Thus, A* generally makes better-informed routing decisions than Greedy Best-First Search.</w:t>
      </w:r>
    </w:p>
    <w:p w14:paraId="4829ADC5" w14:textId="77777777" w:rsidR="002972CB" w:rsidRDefault="002972CB" w:rsidP="002972CB">
      <w:pPr>
        <w:ind w:right="176"/>
      </w:pPr>
    </w:p>
    <w:p w14:paraId="46A7A173" w14:textId="27A74087" w:rsidR="002972CB" w:rsidRDefault="002972CB" w:rsidP="002972CB">
      <w:pPr>
        <w:ind w:right="176"/>
      </w:pPr>
      <w:r>
        <w:t>iii. Impact of Heuristic Accuracy on Both Algorithms</w:t>
      </w:r>
    </w:p>
    <w:p w14:paraId="470C5BAD" w14:textId="56633C28" w:rsidR="002972CB" w:rsidRDefault="002972CB" w:rsidP="002972CB">
      <w:pPr>
        <w:ind w:right="176"/>
      </w:pPr>
      <w:r>
        <w:t>A heuristic estimates the remaining cost to reach the destination.</w:t>
      </w:r>
    </w:p>
    <w:p w14:paraId="07162C04" w14:textId="38079E74" w:rsidR="002972CB" w:rsidRDefault="002972CB" w:rsidP="002972CB">
      <w:pPr>
        <w:ind w:right="176"/>
      </w:pPr>
      <w:r>
        <w:t>Accurate heuristic: Helps both algorithms identify promising routes.</w:t>
      </w:r>
    </w:p>
    <w:p w14:paraId="2E1FE261" w14:textId="17568C67" w:rsidR="002972CB" w:rsidRDefault="002972CB" w:rsidP="002972CB">
      <w:pPr>
        <w:ind w:right="176"/>
      </w:pPr>
      <w:r>
        <w:t>Inaccurate heuristic: May lead the algorithms towards unsuitable routes.</w:t>
      </w:r>
    </w:p>
    <w:p w14:paraId="63523D0A" w14:textId="24614609" w:rsidR="002972CB" w:rsidRDefault="002972CB" w:rsidP="002972CB">
      <w:pPr>
        <w:ind w:right="176"/>
      </w:pPr>
      <w:r>
        <w:t>Greedy Best-First Search: Depends heavily on the heuristic because it considers only (h(n)).</w:t>
      </w:r>
    </w:p>
    <w:p w14:paraId="2D75472C" w14:textId="1E1932A8" w:rsidR="002972CB" w:rsidRDefault="002972CB" w:rsidP="002972CB">
      <w:pPr>
        <w:ind w:right="176"/>
      </w:pPr>
      <w:r>
        <w:t>A Search:* Uses both (g(n)) and (h(n)), so actual travel costs help balance an imperfect estimate.</w:t>
      </w:r>
    </w:p>
    <w:p w14:paraId="10CD7B7F" w14:textId="0971432F" w:rsidR="002972CB" w:rsidRDefault="002972CB" w:rsidP="002972CB">
      <w:pPr>
        <w:ind w:right="176"/>
      </w:pPr>
      <w:r>
        <w:t>For A* to guarantee an optimal solution, the heuristic must not overestimate the true remaining cost under the standard conditions.</w:t>
      </w:r>
    </w:p>
    <w:p w14:paraId="360765E5" w14:textId="77777777" w:rsidR="002972CB" w:rsidRDefault="002972CB" w:rsidP="002972CB">
      <w:pPr>
        <w:ind w:right="176"/>
      </w:pPr>
      <w:r>
        <w:t>iv. Impact of Dynamic Changes and Blocked Paths</w:t>
      </w:r>
    </w:p>
    <w:p w14:paraId="54DCC2DB" w14:textId="77777777" w:rsidR="002972CB" w:rsidRDefault="002972CB" w:rsidP="002972CB">
      <w:pPr>
        <w:ind w:right="176"/>
      </w:pPr>
    </w:p>
    <w:p w14:paraId="1B3C3BE5" w14:textId="764086F0" w:rsidR="002972CB" w:rsidRDefault="002972CB" w:rsidP="002972CB">
      <w:pPr>
        <w:ind w:right="176"/>
      </w:pPr>
      <w:r>
        <w:t>Floods and changing weather can make previously available routes inaccessible or expensive.</w:t>
      </w:r>
    </w:p>
    <w:p w14:paraId="57107D3F" w14:textId="7C702B78" w:rsidR="002972CB" w:rsidRDefault="002972CB" w:rsidP="002972CB">
      <w:pPr>
        <w:ind w:right="176"/>
      </w:pPr>
      <w:r>
        <w:t>Greedy Best-First Search may continue exploring a route that appears close to the destination but is blocked.</w:t>
      </w:r>
    </w:p>
    <w:p w14:paraId="0D19B101" w14:textId="49592869" w:rsidR="002972CB" w:rsidRDefault="002972CB" w:rsidP="002972CB">
      <w:pPr>
        <w:ind w:right="176"/>
      </w:pPr>
      <w:r>
        <w:t>A* must update route costs and search again when new information changes the available paths.</w:t>
      </w:r>
    </w:p>
    <w:p w14:paraId="26BE9997" w14:textId="45863983" w:rsidR="002972CB" w:rsidRDefault="002972CB" w:rsidP="002972CB">
      <w:pPr>
        <w:ind w:right="176"/>
      </w:pPr>
      <w:r>
        <w:t>Both algorithms may require repeated searches when the environment changes.</w:t>
      </w:r>
    </w:p>
    <w:p w14:paraId="1FD0BE36" w14:textId="0E3FED7B" w:rsidR="002972CB" w:rsidRDefault="002972CB" w:rsidP="002972CB">
      <w:pPr>
        <w:ind w:right="176"/>
      </w:pPr>
      <w:r>
        <w:t>Real-time updates and obstacle detection help the drone avoid dangerous routes.</w:t>
      </w:r>
    </w:p>
    <w:p w14:paraId="63EAEBDD" w14:textId="66596336" w:rsidR="002972CB" w:rsidRDefault="002972CB" w:rsidP="002972CB">
      <w:pPr>
        <w:ind w:right="176"/>
      </w:pPr>
      <w:r>
        <w:lastRenderedPageBreak/>
        <w:t>Therefore, both algorithms need a mechanism to incorporate new information and replan routes quickly.</w:t>
      </w:r>
    </w:p>
    <w:p w14:paraId="05EDB3A5" w14:textId="592B1F37" w:rsidR="002972CB" w:rsidRDefault="002972CB" w:rsidP="002972CB">
      <w:pPr>
        <w:ind w:right="176"/>
      </w:pPr>
      <w:r>
        <w:t>v. Recommendation and Justification</w:t>
      </w:r>
    </w:p>
    <w:p w14:paraId="385E3687" w14:textId="0D455811" w:rsidR="002972CB" w:rsidRDefault="002972CB" w:rsidP="002972CB">
      <w:pPr>
        <w:ind w:right="176"/>
      </w:pPr>
      <w:r>
        <w:t>A Search is the more suitable choice* for emergency medicine delivery because it considers both actual travel cost and estimated remaining cost.</w:t>
      </w:r>
    </w:p>
    <w:p w14:paraId="153F8FEF" w14:textId="0AA9E97B" w:rsidR="002972CB" w:rsidRDefault="002972CB" w:rsidP="002972CB">
      <w:pPr>
        <w:ind w:right="176"/>
      </w:pPr>
      <w:r>
        <w:t>1. Real-time performance: It can find promising routes efficiently with a suitable heuristic.</w:t>
      </w:r>
    </w:p>
    <w:p w14:paraId="19DE0A4F" w14:textId="336ED925" w:rsidR="002972CB" w:rsidRDefault="002972CB" w:rsidP="002972CB">
      <w:pPr>
        <w:ind w:right="176"/>
      </w:pPr>
      <w:r>
        <w:t>2. Optimality: It can find the minimum-cost route when its assumptions and heuristic conditions are satisfied.</w:t>
      </w:r>
    </w:p>
    <w:p w14:paraId="49F1D70D" w14:textId="3E8D2287" w:rsidR="002972CB" w:rsidRDefault="002972CB" w:rsidP="002972CB">
      <w:pPr>
        <w:ind w:right="176"/>
      </w:pPr>
      <w:r>
        <w:t>3. Safety: It can account for weather, terrain and route costs when these are properly represented in the search model.</w:t>
      </w:r>
    </w:p>
    <w:p w14:paraId="2CF5B6E4" w14:textId="477276D3" w:rsidR="002972CB" w:rsidRDefault="002972CB" w:rsidP="002972CB">
      <w:pPr>
        <w:ind w:right="176"/>
      </w:pPr>
      <w:r>
        <w:t>4. Adaptability: It can be combined with real-time monitoring and replanning to respond to blocked paths.</w:t>
      </w:r>
    </w:p>
    <w:p w14:paraId="52751658" w14:textId="69760239" w:rsidR="002972CB" w:rsidRDefault="002972CB" w:rsidP="002972CB">
      <w:pPr>
        <w:ind w:right="176"/>
      </w:pPr>
      <w:r>
        <w:t>Conclusion: A* Search is preferable because it balances route cost and estimated distance. However, the drone must also use real-time obstacle detection, risk assessment and route replanning to operate safely in a changing flood environment.</w:t>
      </w:r>
    </w:p>
    <w:p w14:paraId="02A4BBEC" w14:textId="31A2C705" w:rsidR="00E51DF8" w:rsidRDefault="0019763B" w:rsidP="00A34608">
      <w:pPr>
        <w:ind w:right="176"/>
      </w:pPr>
      <w:r>
        <w:t xml:space="preserve">                                                             </w:t>
      </w:r>
    </w:p>
    <w:p w14:paraId="04C9FFD7" w14:textId="65547173" w:rsidR="00E51DF8" w:rsidRDefault="00B44D6C" w:rsidP="002972CB">
      <w:pPr>
        <w:ind w:right="176" w:firstLine="0"/>
      </w:pPr>
      <w:r>
        <w:rPr>
          <w:rFonts w:ascii="Arial" w:eastAsia="Arial" w:hAnsi="Arial" w:cs="Arial"/>
          <w:b/>
        </w:rPr>
        <w:t>2.</w:t>
      </w:r>
      <w:r w:rsidR="0019763B">
        <w:rPr>
          <w:rFonts w:ascii="Arial" w:eastAsia="Arial" w:hAnsi="Arial" w:cs="Arial"/>
          <w:b/>
        </w:rPr>
        <w:t>Scenario</w:t>
      </w:r>
      <w:r w:rsidR="0019763B">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546889F0" w14:textId="77777777" w:rsidR="00E51DF8" w:rsidRDefault="0019763B">
      <w:pPr>
        <w:ind w:left="-5" w:right="176"/>
      </w:pPr>
      <w:r>
        <w:rPr>
          <w:b/>
        </w:rPr>
        <w:t>Tasks.</w:t>
      </w:r>
      <w:r>
        <w:t xml:space="preserve"> Formulate this as an optimization problem and explain why traditional search is inefficient  </w:t>
      </w:r>
    </w:p>
    <w:p w14:paraId="49809AD0" w14:textId="77777777" w:rsidR="00E51DF8" w:rsidRDefault="0019763B">
      <w:pPr>
        <w:numPr>
          <w:ilvl w:val="1"/>
          <w:numId w:val="1"/>
        </w:numPr>
        <w:spacing w:after="0" w:line="393" w:lineRule="auto"/>
        <w:ind w:right="339" w:hanging="360"/>
      </w:pPr>
      <w:r>
        <w:t xml:space="preserve">Explain how Hill Climbing would work in this scenario and identify its limitations  </w:t>
      </w:r>
      <w:r>
        <w:rPr>
          <w:sz w:val="20"/>
        </w:rPr>
        <w:t xml:space="preserve">ii. </w:t>
      </w:r>
      <w:r>
        <w:t xml:space="preserve">Discuss issues like local maxima, plateaus, and ridges with real-world interpretation  </w:t>
      </w:r>
    </w:p>
    <w:p w14:paraId="65BFF7ED" w14:textId="77777777" w:rsidR="00E51DF8" w:rsidRDefault="0019763B">
      <w:pPr>
        <w:numPr>
          <w:ilvl w:val="1"/>
          <w:numId w:val="2"/>
        </w:numPr>
        <w:ind w:right="176" w:hanging="360"/>
      </w:pPr>
      <w:r>
        <w:t xml:space="preserve">Explain how Simulated Annealing or Genetic Algorithms can overcome these limitations  </w:t>
      </w:r>
    </w:p>
    <w:p w14:paraId="396D1133" w14:textId="77777777" w:rsidR="004105B9" w:rsidRDefault="0019763B">
      <w:pPr>
        <w:numPr>
          <w:ilvl w:val="1"/>
          <w:numId w:val="2"/>
        </w:numPr>
        <w:ind w:right="176" w:hanging="360"/>
      </w:pPr>
      <w:r>
        <w:t xml:space="preserve">Recommend the best approach and justify your choice based on scalability and adaptability  </w:t>
      </w:r>
      <w:r>
        <w:tab/>
        <w:t xml:space="preserve"> </w:t>
      </w:r>
      <w:r>
        <w:tab/>
        <w:t xml:space="preserve"> </w:t>
      </w:r>
    </w:p>
    <w:p w14:paraId="2F61B3CC" w14:textId="66712174" w:rsidR="004105B9" w:rsidRPr="002D67CD" w:rsidRDefault="002D67CD" w:rsidP="004105B9">
      <w:pPr>
        <w:ind w:right="176"/>
        <w:rPr>
          <w:b/>
          <w:bCs/>
        </w:rPr>
      </w:pPr>
      <w:r w:rsidRPr="002D67CD">
        <w:rPr>
          <w:b/>
          <w:bCs/>
        </w:rPr>
        <w:t>Ans:</w:t>
      </w:r>
    </w:p>
    <w:p w14:paraId="5C90199D" w14:textId="77777777" w:rsidR="002D67CD" w:rsidRPr="002D67CD" w:rsidRDefault="002D67CD" w:rsidP="002D67CD">
      <w:pPr>
        <w:ind w:right="176"/>
        <w:rPr>
          <w:b/>
          <w:bCs/>
        </w:rPr>
      </w:pPr>
      <w:r w:rsidRPr="002D67CD">
        <w:rPr>
          <w:b/>
          <w:bCs/>
        </w:rPr>
        <w:t>AI-Based Traffic Signal Optimization</w:t>
      </w:r>
    </w:p>
    <w:p w14:paraId="1F338EE7" w14:textId="77777777" w:rsidR="002D67CD" w:rsidRPr="002D67CD" w:rsidRDefault="002D67CD" w:rsidP="002D67CD">
      <w:pPr>
        <w:ind w:right="176"/>
        <w:rPr>
          <w:b/>
          <w:bCs/>
        </w:rPr>
      </w:pPr>
      <w:proofErr w:type="spellStart"/>
      <w:r w:rsidRPr="002D67CD">
        <w:rPr>
          <w:b/>
          <w:bCs/>
        </w:rPr>
        <w:t>i</w:t>
      </w:r>
      <w:proofErr w:type="spellEnd"/>
      <w:r w:rsidRPr="002D67CD">
        <w:rPr>
          <w:b/>
          <w:bCs/>
        </w:rPr>
        <w:t>. Formulate the optimization problem and explain why traditional search is inefficient</w:t>
      </w:r>
    </w:p>
    <w:p w14:paraId="17FDF8DB" w14:textId="77777777" w:rsidR="002D67CD" w:rsidRPr="002D67CD" w:rsidRDefault="002D67CD" w:rsidP="002D67CD">
      <w:pPr>
        <w:ind w:right="176"/>
      </w:pPr>
      <w:r w:rsidRPr="002D67CD">
        <w:t>Objective: Minimize total waiting time, fuel consumption, and traffic congestion.</w:t>
      </w:r>
    </w:p>
    <w:p w14:paraId="0540A13C" w14:textId="30055FC3" w:rsidR="002D67CD" w:rsidRPr="002D67CD" w:rsidRDefault="002D67CD" w:rsidP="002D67CD">
      <w:pPr>
        <w:ind w:right="176"/>
      </w:pPr>
      <w:r w:rsidRPr="002D67CD">
        <w:t xml:space="preserve"> J=w1W+w2F+w3C</w:t>
      </w:r>
    </w:p>
    <w:p w14:paraId="1B762CB4" w14:textId="3DC60730" w:rsidR="002D67CD" w:rsidRPr="002D67CD" w:rsidRDefault="002D67CD" w:rsidP="002D67CD">
      <w:pPr>
        <w:ind w:right="176"/>
      </w:pPr>
      <w:r w:rsidRPr="002D67CD">
        <w:t>Where (W) = waiting time, (F) = fuel consumption, and (C) = congestion.</w:t>
      </w:r>
    </w:p>
    <w:p w14:paraId="1F9DA7D2" w14:textId="77777777" w:rsidR="002D67CD" w:rsidRPr="002D67CD" w:rsidRDefault="002D67CD" w:rsidP="002D67CD">
      <w:pPr>
        <w:numPr>
          <w:ilvl w:val="0"/>
          <w:numId w:val="3"/>
        </w:numPr>
        <w:ind w:right="176"/>
      </w:pPr>
      <w:r w:rsidRPr="002D67CD">
        <w:lastRenderedPageBreak/>
        <w:t>State space: All possible traffic signal timings.</w:t>
      </w:r>
    </w:p>
    <w:p w14:paraId="7E3BE021" w14:textId="77777777" w:rsidR="002D67CD" w:rsidRPr="002D67CD" w:rsidRDefault="002D67CD" w:rsidP="002D67CD">
      <w:pPr>
        <w:numPr>
          <w:ilvl w:val="0"/>
          <w:numId w:val="3"/>
        </w:numPr>
        <w:ind w:right="176"/>
      </w:pPr>
      <w:r w:rsidRPr="002D67CD">
        <w:t>Actions: Increase or decrease green-light duration.</w:t>
      </w:r>
    </w:p>
    <w:p w14:paraId="5A123EB5" w14:textId="77777777" w:rsidR="002D67CD" w:rsidRPr="002D67CD" w:rsidRDefault="002D67CD" w:rsidP="002D67CD">
      <w:pPr>
        <w:numPr>
          <w:ilvl w:val="0"/>
          <w:numId w:val="3"/>
        </w:numPr>
        <w:ind w:right="176"/>
      </w:pPr>
      <w:r w:rsidRPr="002D67CD">
        <w:t>Goal: Find the best signal timings.</w:t>
      </w:r>
    </w:p>
    <w:p w14:paraId="08FC952D" w14:textId="77777777" w:rsidR="002D67CD" w:rsidRPr="002D67CD" w:rsidRDefault="002D67CD" w:rsidP="002D67CD">
      <w:pPr>
        <w:numPr>
          <w:ilvl w:val="0"/>
          <w:numId w:val="3"/>
        </w:numPr>
        <w:ind w:right="176"/>
      </w:pPr>
      <w:r w:rsidRPr="002D67CD">
        <w:t>Traditional search limitations: The search space is huge, traffic changes dynamically, and exhaustive search takes too much time.</w:t>
      </w:r>
    </w:p>
    <w:p w14:paraId="5CF396A5" w14:textId="77777777" w:rsidR="002D67CD" w:rsidRPr="002D67CD" w:rsidRDefault="002D67CD" w:rsidP="002D67CD">
      <w:pPr>
        <w:ind w:right="176"/>
        <w:rPr>
          <w:b/>
          <w:bCs/>
        </w:rPr>
      </w:pPr>
      <w:r w:rsidRPr="002D67CD">
        <w:rPr>
          <w:b/>
          <w:bCs/>
        </w:rPr>
        <w:t>ii. Explain Hill Climbing and its limitations</w:t>
      </w:r>
    </w:p>
    <w:p w14:paraId="07E713BB" w14:textId="77777777" w:rsidR="002D67CD" w:rsidRPr="002D67CD" w:rsidRDefault="002D67CD" w:rsidP="002D67CD">
      <w:pPr>
        <w:ind w:right="176"/>
      </w:pPr>
      <w:r w:rsidRPr="002D67CD">
        <w:t xml:space="preserve">Hill Climbing starts with the current signal timings and repeatedly makes small changes. It accepts changes that reduce the total cost and stops when no better </w:t>
      </w:r>
      <w:proofErr w:type="spellStart"/>
      <w:r w:rsidRPr="002D67CD">
        <w:t>neighboring</w:t>
      </w:r>
      <w:proofErr w:type="spellEnd"/>
      <w:r w:rsidRPr="002D67CD">
        <w:t xml:space="preserve"> solution exists.</w:t>
      </w:r>
    </w:p>
    <w:p w14:paraId="46ECB3F7" w14:textId="77777777" w:rsidR="002D67CD" w:rsidRPr="002D67CD" w:rsidRDefault="002D67CD" w:rsidP="002D67CD">
      <w:pPr>
        <w:ind w:right="176"/>
      </w:pPr>
      <w:r w:rsidRPr="002D67CD">
        <w:t>Limitation: It may get stuck in a local optimum instead of finding the best overall solution.</w:t>
      </w:r>
    </w:p>
    <w:p w14:paraId="01C0EC11" w14:textId="77777777" w:rsidR="002D67CD" w:rsidRPr="002D67CD" w:rsidRDefault="002D67CD" w:rsidP="002D67CD">
      <w:pPr>
        <w:ind w:right="176"/>
        <w:rPr>
          <w:b/>
          <w:bCs/>
        </w:rPr>
      </w:pPr>
      <w:r w:rsidRPr="002D67CD">
        <w:rPr>
          <w:b/>
          <w:bCs/>
        </w:rPr>
        <w:t>iii. Explain local maxima, plateaus, and ridges</w:t>
      </w:r>
    </w:p>
    <w:p w14:paraId="612CF9C7" w14:textId="77777777" w:rsidR="002D67CD" w:rsidRPr="002D67CD" w:rsidRDefault="002D67CD" w:rsidP="002D67CD">
      <w:pPr>
        <w:numPr>
          <w:ilvl w:val="0"/>
          <w:numId w:val="4"/>
        </w:numPr>
        <w:ind w:right="176"/>
      </w:pPr>
      <w:r w:rsidRPr="002D67CD">
        <w:t>Local maxima: A solution appears best among nearby options but is not globally optimal. Example: Improving one road while city-wide traffic remains congested.</w:t>
      </w:r>
    </w:p>
    <w:p w14:paraId="15772A94" w14:textId="77777777" w:rsidR="002D67CD" w:rsidRPr="002D67CD" w:rsidRDefault="002D67CD" w:rsidP="002D67CD">
      <w:pPr>
        <w:numPr>
          <w:ilvl w:val="0"/>
          <w:numId w:val="4"/>
        </w:numPr>
        <w:ind w:right="176"/>
      </w:pPr>
      <w:r w:rsidRPr="002D67CD">
        <w:t xml:space="preserve">Plateaus: Many </w:t>
      </w:r>
      <w:proofErr w:type="spellStart"/>
      <w:r w:rsidRPr="002D67CD">
        <w:t>neighboring</w:t>
      </w:r>
      <w:proofErr w:type="spellEnd"/>
      <w:r w:rsidRPr="002D67CD">
        <w:t xml:space="preserve"> solutions have similar costs. Example: Small signal changes do not reduce waiting time.</w:t>
      </w:r>
    </w:p>
    <w:p w14:paraId="17A92DBC" w14:textId="77777777" w:rsidR="002D67CD" w:rsidRPr="002D67CD" w:rsidRDefault="002D67CD" w:rsidP="002D67CD">
      <w:pPr>
        <w:numPr>
          <w:ilvl w:val="0"/>
          <w:numId w:val="4"/>
        </w:numPr>
        <w:ind w:right="176"/>
      </w:pPr>
      <w:r w:rsidRPr="002D67CD">
        <w:t>Ridges: Improvement requires coordinated changes. Example: Synchronizing signals at several intersections.</w:t>
      </w:r>
    </w:p>
    <w:p w14:paraId="504C4117" w14:textId="77777777" w:rsidR="002D67CD" w:rsidRPr="002D67CD" w:rsidRDefault="002D67CD" w:rsidP="002D67CD">
      <w:pPr>
        <w:ind w:right="176"/>
        <w:rPr>
          <w:b/>
          <w:bCs/>
        </w:rPr>
      </w:pPr>
      <w:r w:rsidRPr="002D67CD">
        <w:rPr>
          <w:b/>
          <w:bCs/>
        </w:rPr>
        <w:t>iv. How Simulated Annealing and Genetic Algorithms overcome limitations</w:t>
      </w:r>
    </w:p>
    <w:p w14:paraId="1869E740" w14:textId="77777777" w:rsidR="002D67CD" w:rsidRPr="002D67CD" w:rsidRDefault="002D67CD" w:rsidP="002D67CD">
      <w:pPr>
        <w:ind w:right="176"/>
      </w:pPr>
      <w:r w:rsidRPr="002D67CD">
        <w:t>Simulated Annealing (SA): Sometimes accepts worse solutions to escape local optima. It gradually reduces this acceptance as the search progresses.</w:t>
      </w:r>
    </w:p>
    <w:p w14:paraId="754DCDF9" w14:textId="77777777" w:rsidR="002D67CD" w:rsidRPr="002D67CD" w:rsidRDefault="002D67CD" w:rsidP="002D67CD">
      <w:pPr>
        <w:ind w:right="176"/>
      </w:pPr>
      <w:r w:rsidRPr="002D67CD">
        <w:t>Genetic Algorithm (GA): Maintains multiple solutions and improves them using selection, crossover, and mutation. This helps explore different regions and avoid local optima.</w:t>
      </w:r>
    </w:p>
    <w:p w14:paraId="44E3B44E" w14:textId="77777777" w:rsidR="002D67CD" w:rsidRPr="002D67CD" w:rsidRDefault="002D67CD" w:rsidP="002D67CD">
      <w:pPr>
        <w:ind w:right="176"/>
        <w:rPr>
          <w:b/>
          <w:bCs/>
        </w:rPr>
      </w:pPr>
      <w:r w:rsidRPr="002D67CD">
        <w:rPr>
          <w:b/>
          <w:bCs/>
        </w:rPr>
        <w:t>v. Recommend the best approach</w:t>
      </w:r>
    </w:p>
    <w:p w14:paraId="6E88EF12" w14:textId="77777777" w:rsidR="002D67CD" w:rsidRPr="002D67CD" w:rsidRDefault="002D67CD" w:rsidP="002D67CD">
      <w:pPr>
        <w:ind w:right="176"/>
      </w:pPr>
      <w:r w:rsidRPr="002D67CD">
        <w:t>Recommended: Hybrid Genetic Algorithm with real-time traffic data.</w:t>
      </w:r>
    </w:p>
    <w:p w14:paraId="16488478" w14:textId="77777777" w:rsidR="002D67CD" w:rsidRPr="002D67CD" w:rsidRDefault="002D67CD" w:rsidP="002D67CD">
      <w:pPr>
        <w:numPr>
          <w:ilvl w:val="0"/>
          <w:numId w:val="5"/>
        </w:numPr>
        <w:ind w:right="176"/>
      </w:pPr>
      <w:r w:rsidRPr="002D67CD">
        <w:t>Explores multiple solutions simultaneously.</w:t>
      </w:r>
    </w:p>
    <w:p w14:paraId="770EBE0A" w14:textId="77777777" w:rsidR="002D67CD" w:rsidRPr="002D67CD" w:rsidRDefault="002D67CD" w:rsidP="002D67CD">
      <w:pPr>
        <w:numPr>
          <w:ilvl w:val="0"/>
          <w:numId w:val="5"/>
        </w:numPr>
        <w:ind w:right="176"/>
      </w:pPr>
      <w:r w:rsidRPr="002D67CD">
        <w:t>Handles large search spaces.</w:t>
      </w:r>
    </w:p>
    <w:p w14:paraId="0B9D8CA8" w14:textId="77777777" w:rsidR="002D67CD" w:rsidRPr="002D67CD" w:rsidRDefault="002D67CD" w:rsidP="002D67CD">
      <w:pPr>
        <w:numPr>
          <w:ilvl w:val="0"/>
          <w:numId w:val="5"/>
        </w:numPr>
        <w:ind w:right="176"/>
      </w:pPr>
      <w:r w:rsidRPr="002D67CD">
        <w:t>Adapts to changing traffic conditions using updated sensor data.</w:t>
      </w:r>
    </w:p>
    <w:p w14:paraId="3629C8CC" w14:textId="77777777" w:rsidR="002D67CD" w:rsidRPr="002D67CD" w:rsidRDefault="002D67CD" w:rsidP="002D67CD">
      <w:pPr>
        <w:numPr>
          <w:ilvl w:val="0"/>
          <w:numId w:val="5"/>
        </w:numPr>
        <w:ind w:right="176"/>
      </w:pPr>
      <w:r w:rsidRPr="002D67CD">
        <w:t>Combines promising signal timings to improve performance.</w:t>
      </w:r>
    </w:p>
    <w:p w14:paraId="7C0903B0" w14:textId="77777777" w:rsidR="002D67CD" w:rsidRPr="002D67CD" w:rsidRDefault="002D67CD" w:rsidP="002D67CD">
      <w:pPr>
        <w:numPr>
          <w:ilvl w:val="0"/>
          <w:numId w:val="5"/>
        </w:numPr>
        <w:ind w:right="176"/>
      </w:pPr>
      <w:r w:rsidRPr="002D67CD">
        <w:t>A fast local controller can make urgent adjustments.</w:t>
      </w:r>
    </w:p>
    <w:p w14:paraId="00DF5F04" w14:textId="77777777" w:rsidR="002D67CD" w:rsidRPr="002D67CD" w:rsidRDefault="002D67CD" w:rsidP="002D67CD">
      <w:pPr>
        <w:ind w:right="176"/>
      </w:pPr>
      <w:r w:rsidRPr="002D67CD">
        <w:t>Conclusion: A Hybrid Genetic Algorithm is suitable because it provides effective exploration, scalability, and adaptability for smart-city traffic optimization.</w:t>
      </w:r>
    </w:p>
    <w:p w14:paraId="10971B30" w14:textId="49C1EB03" w:rsidR="00E51DF8" w:rsidRDefault="0019763B" w:rsidP="004105B9">
      <w:pPr>
        <w:ind w:right="176"/>
      </w:pPr>
      <w:r>
        <w:tab/>
        <w:t xml:space="preserve"> </w:t>
      </w:r>
      <w:r>
        <w:tab/>
        <w:t xml:space="preserve"> </w:t>
      </w:r>
      <w:r>
        <w:tab/>
        <w:t xml:space="preserve"> </w:t>
      </w:r>
      <w:r>
        <w:tab/>
        <w:t xml:space="preserve"> </w:t>
      </w:r>
      <w:r>
        <w:tab/>
        <w:t xml:space="preserve"> </w:t>
      </w:r>
      <w:r>
        <w:tab/>
      </w:r>
      <w:r>
        <w:rPr>
          <w:b/>
        </w:rPr>
        <w:t xml:space="preserve">           </w:t>
      </w:r>
      <w:r>
        <w:t xml:space="preserve"> </w:t>
      </w:r>
    </w:p>
    <w:p w14:paraId="0FFABCFC" w14:textId="5A4A5293" w:rsidR="00E51DF8" w:rsidRDefault="00B44D6C" w:rsidP="00B44D6C">
      <w:pPr>
        <w:ind w:right="176"/>
      </w:pPr>
      <w:r>
        <w:rPr>
          <w:rFonts w:ascii="Arial" w:eastAsia="Arial" w:hAnsi="Arial" w:cs="Arial"/>
          <w:b/>
        </w:rPr>
        <w:t>3.</w:t>
      </w:r>
      <w:r w:rsidR="0019763B">
        <w:rPr>
          <w:rFonts w:ascii="Arial" w:eastAsia="Arial" w:hAnsi="Arial" w:cs="Arial"/>
          <w:b/>
        </w:rPr>
        <w:t>Scenario:</w:t>
      </w:r>
      <w:r w:rsidR="0019763B">
        <w:t xml:space="preserve">  An autonomous rover is deployed on Mars to explore unknown terrain. It must: navigate safely to collect samples, avoid hazards (craters, rocks), operate with limited sensing </w:t>
      </w:r>
      <w:r w:rsidR="0019763B">
        <w:lastRenderedPageBreak/>
        <w:t xml:space="preserve">capability and make decisions without a complete map. The rover updates its knowledge as it explores, making this a real-time decision-making problem. </w:t>
      </w:r>
    </w:p>
    <w:p w14:paraId="2130BA09" w14:textId="77777777" w:rsidR="00E51DF8" w:rsidRDefault="0019763B">
      <w:pPr>
        <w:ind w:left="-5" w:right="176"/>
      </w:pPr>
      <w:r>
        <w:t xml:space="preserve">Tasks: </w:t>
      </w:r>
    </w:p>
    <w:p w14:paraId="7B88625A" w14:textId="77777777" w:rsidR="00626BA0" w:rsidRDefault="0019763B" w:rsidP="004716C6">
      <w:pPr>
        <w:pStyle w:val="ListParagraph"/>
        <w:numPr>
          <w:ilvl w:val="0"/>
          <w:numId w:val="25"/>
        </w:numPr>
        <w:spacing w:line="393" w:lineRule="auto"/>
        <w:ind w:right="339"/>
      </w:pPr>
      <w:r>
        <w:t xml:space="preserve">Explain why this problem requires an online search agent instead of offline search  </w:t>
      </w:r>
    </w:p>
    <w:p w14:paraId="655D9E5E" w14:textId="1F41A30D" w:rsidR="00E51DF8" w:rsidRDefault="0019763B" w:rsidP="004716C6">
      <w:pPr>
        <w:pStyle w:val="ListParagraph"/>
        <w:numPr>
          <w:ilvl w:val="0"/>
          <w:numId w:val="25"/>
        </w:numPr>
        <w:spacing w:line="393" w:lineRule="auto"/>
        <w:ind w:right="339"/>
      </w:pPr>
      <w:proofErr w:type="spellStart"/>
      <w:r>
        <w:t>Analyze</w:t>
      </w:r>
      <w:proofErr w:type="spellEnd"/>
      <w:r>
        <w:t xml:space="preserve"> the challenges of partial observability and dynamic environments  </w:t>
      </w:r>
    </w:p>
    <w:p w14:paraId="3A3B1012" w14:textId="42445AA6" w:rsidR="00626BA0" w:rsidRDefault="0019763B" w:rsidP="004716C6">
      <w:pPr>
        <w:pStyle w:val="ListParagraph"/>
        <w:numPr>
          <w:ilvl w:val="0"/>
          <w:numId w:val="25"/>
        </w:numPr>
        <w:spacing w:after="0" w:line="393" w:lineRule="auto"/>
        <w:ind w:right="1665"/>
      </w:pPr>
      <w:r>
        <w:t xml:space="preserve">Describe how the rover builds and updates its internal model  </w:t>
      </w:r>
    </w:p>
    <w:p w14:paraId="539177B4" w14:textId="1A00EC23" w:rsidR="00E51DF8" w:rsidRDefault="0019763B" w:rsidP="004716C6">
      <w:pPr>
        <w:pStyle w:val="ListParagraph"/>
        <w:numPr>
          <w:ilvl w:val="0"/>
          <w:numId w:val="25"/>
        </w:numPr>
        <w:spacing w:after="0" w:line="393" w:lineRule="auto"/>
        <w:ind w:right="1665"/>
      </w:pPr>
      <w:r>
        <w:t xml:space="preserve">Compare online search with uninformed and informed search strategies  </w:t>
      </w:r>
    </w:p>
    <w:p w14:paraId="0EAA2264" w14:textId="31264C10" w:rsidR="00E51DF8" w:rsidRDefault="0019763B" w:rsidP="004716C6">
      <w:pPr>
        <w:pStyle w:val="ListParagraph"/>
        <w:numPr>
          <w:ilvl w:val="0"/>
          <w:numId w:val="25"/>
        </w:numPr>
        <w:ind w:right="176"/>
      </w:pPr>
      <w:r>
        <w:t xml:space="preserve">Justify the most suitable approach considering uncertainty, adaptability, and safety  </w:t>
      </w:r>
    </w:p>
    <w:p w14:paraId="43BCF7A7" w14:textId="42D15B79" w:rsidR="00442824" w:rsidRDefault="00CC56AF" w:rsidP="00442824">
      <w:pPr>
        <w:ind w:right="176"/>
        <w:rPr>
          <w:b/>
          <w:bCs/>
        </w:rPr>
      </w:pPr>
      <w:r w:rsidRPr="00CC56AF">
        <w:rPr>
          <w:b/>
          <w:bCs/>
        </w:rPr>
        <w:t>Ans:</w:t>
      </w:r>
    </w:p>
    <w:p w14:paraId="2411873F" w14:textId="77777777" w:rsidR="00CC56AF" w:rsidRPr="00CC56AF" w:rsidRDefault="00CC56AF" w:rsidP="00CC56AF">
      <w:pPr>
        <w:ind w:right="176"/>
        <w:rPr>
          <w:b/>
          <w:bCs/>
        </w:rPr>
      </w:pPr>
      <w:r w:rsidRPr="00CC56AF">
        <w:rPr>
          <w:b/>
          <w:bCs/>
        </w:rPr>
        <w:t>Online Search Agent for a Mars Rover</w:t>
      </w:r>
    </w:p>
    <w:p w14:paraId="4F7E46E4" w14:textId="77777777" w:rsidR="00CC56AF" w:rsidRPr="00CC56AF" w:rsidRDefault="00CC56AF" w:rsidP="00CC56AF">
      <w:pPr>
        <w:ind w:right="176"/>
      </w:pPr>
      <w:proofErr w:type="spellStart"/>
      <w:r w:rsidRPr="00CC56AF">
        <w:t>i</w:t>
      </w:r>
      <w:proofErr w:type="spellEnd"/>
      <w:r w:rsidRPr="00CC56AF">
        <w:t>. Why is online search required instead of offline search?</w:t>
      </w:r>
    </w:p>
    <w:p w14:paraId="3A726BD9" w14:textId="77777777" w:rsidR="00CC56AF" w:rsidRPr="00CC56AF" w:rsidRDefault="00CC56AF" w:rsidP="00CC56AF">
      <w:pPr>
        <w:ind w:right="176"/>
      </w:pPr>
      <w:r w:rsidRPr="00CC56AF">
        <w:t>An online search agent makes decisions while exploring and updates its knowledge using new observations.</w:t>
      </w:r>
    </w:p>
    <w:p w14:paraId="52A04790" w14:textId="77777777" w:rsidR="00CC56AF" w:rsidRPr="00CC56AF" w:rsidRDefault="00CC56AF" w:rsidP="00CC56AF">
      <w:pPr>
        <w:numPr>
          <w:ilvl w:val="0"/>
          <w:numId w:val="6"/>
        </w:numPr>
        <w:ind w:right="176"/>
      </w:pPr>
      <w:r w:rsidRPr="00CC56AF">
        <w:t>The rover does not have a complete map of Mars.</w:t>
      </w:r>
    </w:p>
    <w:p w14:paraId="69E63015" w14:textId="77777777" w:rsidR="00CC56AF" w:rsidRPr="00CC56AF" w:rsidRDefault="00CC56AF" w:rsidP="00CC56AF">
      <w:pPr>
        <w:numPr>
          <w:ilvl w:val="0"/>
          <w:numId w:val="6"/>
        </w:numPr>
        <w:ind w:right="176"/>
      </w:pPr>
      <w:r w:rsidRPr="00CC56AF">
        <w:t>It must discover unknown terrain during exploration.</w:t>
      </w:r>
    </w:p>
    <w:p w14:paraId="3ECF8E7D" w14:textId="77777777" w:rsidR="00CC56AF" w:rsidRPr="00CC56AF" w:rsidRDefault="00CC56AF" w:rsidP="00CC56AF">
      <w:pPr>
        <w:numPr>
          <w:ilvl w:val="0"/>
          <w:numId w:val="6"/>
        </w:numPr>
        <w:ind w:right="176"/>
      </w:pPr>
      <w:r w:rsidRPr="00CC56AF">
        <w:t>It needs to avoid unexpected hazards.</w:t>
      </w:r>
    </w:p>
    <w:p w14:paraId="3B9A2ABA" w14:textId="77777777" w:rsidR="00CC56AF" w:rsidRPr="00CC56AF" w:rsidRDefault="00CC56AF" w:rsidP="00CC56AF">
      <w:pPr>
        <w:numPr>
          <w:ilvl w:val="0"/>
          <w:numId w:val="6"/>
        </w:numPr>
        <w:ind w:right="176"/>
      </w:pPr>
      <w:r w:rsidRPr="00CC56AF">
        <w:t>Offline search requires a known environment in advance, which is unsuitable here.</w:t>
      </w:r>
    </w:p>
    <w:p w14:paraId="2465E8D4" w14:textId="77777777" w:rsidR="00CC56AF" w:rsidRPr="00CC56AF" w:rsidRDefault="00CC56AF" w:rsidP="00CC56AF">
      <w:pPr>
        <w:ind w:right="176"/>
      </w:pPr>
      <w:r w:rsidRPr="00CC56AF">
        <w:t>ii. Challenges of partial observability and dynamic environments</w:t>
      </w:r>
    </w:p>
    <w:p w14:paraId="74A1DCE3" w14:textId="77777777" w:rsidR="00CC56AF" w:rsidRPr="00CC56AF" w:rsidRDefault="00CC56AF" w:rsidP="00CC56AF">
      <w:pPr>
        <w:numPr>
          <w:ilvl w:val="0"/>
          <w:numId w:val="7"/>
        </w:numPr>
        <w:ind w:right="176"/>
      </w:pPr>
      <w:r w:rsidRPr="00CC56AF">
        <w:t>Partial observability: Sensors cannot detect every obstacle or provide complete information about the terrain.</w:t>
      </w:r>
    </w:p>
    <w:p w14:paraId="00A3E26F" w14:textId="77777777" w:rsidR="00CC56AF" w:rsidRPr="00CC56AF" w:rsidRDefault="00CC56AF" w:rsidP="00CC56AF">
      <w:pPr>
        <w:numPr>
          <w:ilvl w:val="0"/>
          <w:numId w:val="7"/>
        </w:numPr>
        <w:ind w:right="176"/>
      </w:pPr>
      <w:r w:rsidRPr="00CC56AF">
        <w:t>Dynamic environment: Dust storms, changing lighting, and terrain conditions may affect navigation.</w:t>
      </w:r>
    </w:p>
    <w:p w14:paraId="2A327A71" w14:textId="77777777" w:rsidR="00CC56AF" w:rsidRPr="00CC56AF" w:rsidRDefault="00CC56AF" w:rsidP="00CC56AF">
      <w:pPr>
        <w:numPr>
          <w:ilvl w:val="0"/>
          <w:numId w:val="7"/>
        </w:numPr>
        <w:ind w:right="176"/>
      </w:pPr>
      <w:r w:rsidRPr="00CC56AF">
        <w:t>Uncertainty: The rover may not know whether a path is safe until it explores it.</w:t>
      </w:r>
    </w:p>
    <w:p w14:paraId="6D900AC7" w14:textId="77777777" w:rsidR="00CC56AF" w:rsidRPr="00CC56AF" w:rsidRDefault="00CC56AF" w:rsidP="00CC56AF">
      <w:pPr>
        <w:numPr>
          <w:ilvl w:val="0"/>
          <w:numId w:val="7"/>
        </w:numPr>
        <w:ind w:right="176"/>
      </w:pPr>
      <w:r w:rsidRPr="00CC56AF">
        <w:t>Limited resources: Battery power and processing capacity restrict exploration.</w:t>
      </w:r>
    </w:p>
    <w:p w14:paraId="49FA75CE" w14:textId="77777777" w:rsidR="00CC56AF" w:rsidRPr="00CC56AF" w:rsidRDefault="00CC56AF" w:rsidP="00CC56AF">
      <w:pPr>
        <w:ind w:right="176"/>
      </w:pPr>
      <w:r w:rsidRPr="00CC56AF">
        <w:t>iii. How does the rover build and update its internal model?</w:t>
      </w:r>
    </w:p>
    <w:p w14:paraId="28864BA9" w14:textId="77777777" w:rsidR="00CC56AF" w:rsidRPr="00CC56AF" w:rsidRDefault="00CC56AF" w:rsidP="00CC56AF">
      <w:pPr>
        <w:numPr>
          <w:ilvl w:val="0"/>
          <w:numId w:val="8"/>
        </w:numPr>
        <w:ind w:right="176"/>
      </w:pPr>
      <w:r w:rsidRPr="00CC56AF">
        <w:t>Observe: Collect data using cameras and sensors.</w:t>
      </w:r>
    </w:p>
    <w:p w14:paraId="4311547B" w14:textId="77777777" w:rsidR="00CC56AF" w:rsidRPr="00CC56AF" w:rsidRDefault="00CC56AF" w:rsidP="00CC56AF">
      <w:pPr>
        <w:numPr>
          <w:ilvl w:val="0"/>
          <w:numId w:val="8"/>
        </w:numPr>
        <w:ind w:right="176"/>
      </w:pPr>
      <w:r w:rsidRPr="00CC56AF">
        <w:t>Update the map: Record known paths, obstacles, and unexplored regions.</w:t>
      </w:r>
    </w:p>
    <w:p w14:paraId="0AE2D478" w14:textId="77777777" w:rsidR="00CC56AF" w:rsidRPr="00CC56AF" w:rsidRDefault="00CC56AF" w:rsidP="00CC56AF">
      <w:pPr>
        <w:numPr>
          <w:ilvl w:val="0"/>
          <w:numId w:val="8"/>
        </w:numPr>
        <w:ind w:right="176"/>
      </w:pPr>
      <w:r w:rsidRPr="00CC56AF">
        <w:t>Plan: Choose a safe path toward the sample location.</w:t>
      </w:r>
    </w:p>
    <w:p w14:paraId="3AFDB4A5" w14:textId="77777777" w:rsidR="00CC56AF" w:rsidRPr="00CC56AF" w:rsidRDefault="00CC56AF" w:rsidP="00CC56AF">
      <w:pPr>
        <w:numPr>
          <w:ilvl w:val="0"/>
          <w:numId w:val="8"/>
        </w:numPr>
        <w:ind w:right="176"/>
      </w:pPr>
      <w:r w:rsidRPr="00CC56AF">
        <w:t>Act: Move along the selected path.</w:t>
      </w:r>
    </w:p>
    <w:p w14:paraId="3207E87F" w14:textId="77777777" w:rsidR="00CC56AF" w:rsidRPr="00CC56AF" w:rsidRDefault="00CC56AF" w:rsidP="00CC56AF">
      <w:pPr>
        <w:numPr>
          <w:ilvl w:val="0"/>
          <w:numId w:val="8"/>
        </w:numPr>
        <w:ind w:right="176"/>
      </w:pPr>
      <w:r w:rsidRPr="00CC56AF">
        <w:t>Repeat: Update the internal model with new observations and replan when necessary.</w:t>
      </w:r>
    </w:p>
    <w:p w14:paraId="746F1FB5" w14:textId="77777777" w:rsidR="00CC56AF" w:rsidRPr="00CC56AF" w:rsidRDefault="00CC56AF" w:rsidP="00CC56AF">
      <w:pPr>
        <w:ind w:right="176"/>
      </w:pPr>
      <w:r w:rsidRPr="00CC56AF">
        <w:t>iv. Compare online search with uninformed and informed search</w:t>
      </w:r>
    </w:p>
    <w:p w14:paraId="66205F35" w14:textId="77777777" w:rsidR="00CC56AF" w:rsidRPr="00CC56AF" w:rsidRDefault="00CC56AF" w:rsidP="00CC56AF">
      <w:pPr>
        <w:numPr>
          <w:ilvl w:val="0"/>
          <w:numId w:val="9"/>
        </w:numPr>
        <w:ind w:right="176"/>
      </w:pPr>
      <w:r w:rsidRPr="00CC56AF">
        <w:lastRenderedPageBreak/>
        <w:t>Online search: Explores the environment and makes decisions using information gathered during movement.</w:t>
      </w:r>
    </w:p>
    <w:p w14:paraId="02F16939" w14:textId="77777777" w:rsidR="00CC56AF" w:rsidRPr="00CC56AF" w:rsidRDefault="00CC56AF" w:rsidP="00CC56AF">
      <w:pPr>
        <w:numPr>
          <w:ilvl w:val="0"/>
          <w:numId w:val="9"/>
        </w:numPr>
        <w:ind w:right="176"/>
      </w:pPr>
      <w:r w:rsidRPr="00CC56AF">
        <w:t>Uninformed search: Uses no heuristic knowledge; examples include BFS and DFS. It may waste time exploring unsuitable paths.</w:t>
      </w:r>
    </w:p>
    <w:p w14:paraId="025E5194" w14:textId="77777777" w:rsidR="00CC56AF" w:rsidRPr="00CC56AF" w:rsidRDefault="00CC56AF" w:rsidP="00CC56AF">
      <w:pPr>
        <w:numPr>
          <w:ilvl w:val="0"/>
          <w:numId w:val="9"/>
        </w:numPr>
        <w:ind w:right="176"/>
      </w:pPr>
      <w:r w:rsidRPr="00CC56AF">
        <w:t>Informed search: Uses a heuristic to guide the search toward the goal; an example is A*. It can be efficient when sufficient map information is available.</w:t>
      </w:r>
    </w:p>
    <w:p w14:paraId="776C5223" w14:textId="77777777" w:rsidR="00CC56AF" w:rsidRPr="00CC56AF" w:rsidRDefault="00CC56AF" w:rsidP="00CC56AF">
      <w:pPr>
        <w:ind w:right="176"/>
      </w:pPr>
      <w:r w:rsidRPr="00CC56AF">
        <w:t>Online search can use informed or uninformed strategies while exploring an unknown environment.</w:t>
      </w:r>
    </w:p>
    <w:p w14:paraId="11980279" w14:textId="77777777" w:rsidR="00CC56AF" w:rsidRPr="00CC56AF" w:rsidRDefault="00CC56AF" w:rsidP="00CC56AF">
      <w:pPr>
        <w:ind w:right="176"/>
      </w:pPr>
      <w:r w:rsidRPr="00CC56AF">
        <w:t>v. Recommend the most suitable approach</w:t>
      </w:r>
    </w:p>
    <w:p w14:paraId="0FA38E3D" w14:textId="77777777" w:rsidR="00CC56AF" w:rsidRPr="00CC56AF" w:rsidRDefault="00CC56AF" w:rsidP="00CC56AF">
      <w:pPr>
        <w:ind w:right="176"/>
      </w:pPr>
      <w:r w:rsidRPr="00CC56AF">
        <w:t>Recommended: Online informed search using a heuristic-based planner with continuous sensor updates.</w:t>
      </w:r>
    </w:p>
    <w:p w14:paraId="10946912" w14:textId="77777777" w:rsidR="00CC56AF" w:rsidRPr="00CC56AF" w:rsidRDefault="00CC56AF" w:rsidP="00CC56AF">
      <w:pPr>
        <w:numPr>
          <w:ilvl w:val="0"/>
          <w:numId w:val="10"/>
        </w:numPr>
        <w:ind w:right="176"/>
      </w:pPr>
      <w:r w:rsidRPr="00CC56AF">
        <w:t>Uncertainty: Updates the map as new information becomes available.</w:t>
      </w:r>
    </w:p>
    <w:p w14:paraId="288F7FC7" w14:textId="77777777" w:rsidR="00CC56AF" w:rsidRPr="00CC56AF" w:rsidRDefault="00CC56AF" w:rsidP="00CC56AF">
      <w:pPr>
        <w:numPr>
          <w:ilvl w:val="0"/>
          <w:numId w:val="10"/>
        </w:numPr>
        <w:ind w:right="176"/>
      </w:pPr>
      <w:r w:rsidRPr="00CC56AF">
        <w:t>Adaptability: Replans when obstacles are discovered.</w:t>
      </w:r>
    </w:p>
    <w:p w14:paraId="2425BD87" w14:textId="77777777" w:rsidR="00CC56AF" w:rsidRPr="00CC56AF" w:rsidRDefault="00CC56AF" w:rsidP="00CC56AF">
      <w:pPr>
        <w:numPr>
          <w:ilvl w:val="0"/>
          <w:numId w:val="10"/>
        </w:numPr>
        <w:ind w:right="176"/>
      </w:pPr>
      <w:r w:rsidRPr="00CC56AF">
        <w:t>Safety: Evaluates hazards before moving.</w:t>
      </w:r>
    </w:p>
    <w:p w14:paraId="56E49B6A" w14:textId="77777777" w:rsidR="00CC56AF" w:rsidRPr="00CC56AF" w:rsidRDefault="00CC56AF" w:rsidP="00CC56AF">
      <w:pPr>
        <w:numPr>
          <w:ilvl w:val="0"/>
          <w:numId w:val="10"/>
        </w:numPr>
        <w:ind w:right="176"/>
      </w:pPr>
      <w:r w:rsidRPr="00CC56AF">
        <w:t>Efficiency: Uses heuristics to prioritize promising paths and reduce unnecessary exploration.</w:t>
      </w:r>
    </w:p>
    <w:p w14:paraId="1B2B1444" w14:textId="77777777" w:rsidR="00CC56AF" w:rsidRPr="00CC56AF" w:rsidRDefault="00CC56AF" w:rsidP="00CC56AF">
      <w:pPr>
        <w:ind w:right="176"/>
      </w:pPr>
      <w:r w:rsidRPr="00CC56AF">
        <w:t>Conclusion: Online informed search is suitable because the Mars rover must navigate unknown terrain, adapt to new observations, and prioritize safe movement while collecting samples.</w:t>
      </w:r>
    </w:p>
    <w:p w14:paraId="7AE4BE47" w14:textId="77777777" w:rsidR="00CC56AF" w:rsidRPr="00CC56AF" w:rsidRDefault="00CC56AF" w:rsidP="00442824">
      <w:pPr>
        <w:ind w:right="176"/>
        <w:rPr>
          <w:b/>
          <w:bCs/>
        </w:rPr>
      </w:pPr>
    </w:p>
    <w:p w14:paraId="2FF5FC51" w14:textId="7BEF172D" w:rsidR="00E51DF8" w:rsidRDefault="00B44D6C" w:rsidP="00B44D6C">
      <w:pPr>
        <w:ind w:right="176"/>
      </w:pPr>
      <w:r>
        <w:rPr>
          <w:rFonts w:ascii="Arial" w:eastAsia="Arial" w:hAnsi="Arial" w:cs="Arial"/>
          <w:b/>
        </w:rPr>
        <w:t>4.</w:t>
      </w:r>
      <w:r w:rsidR="0019763B">
        <w:rPr>
          <w:rFonts w:ascii="Arial" w:eastAsia="Arial" w:hAnsi="Arial" w:cs="Arial"/>
          <w:b/>
        </w:rPr>
        <w:t xml:space="preserve">Scenario: </w:t>
      </w:r>
      <w:r w:rsidR="0019763B">
        <w:t xml:space="preserve">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 </w:t>
      </w:r>
    </w:p>
    <w:p w14:paraId="0ADD8CCA" w14:textId="77777777" w:rsidR="00E51DF8" w:rsidRDefault="0019763B">
      <w:pPr>
        <w:ind w:left="-5" w:right="176"/>
      </w:pPr>
      <w:r>
        <w:t xml:space="preserve">Tasks :  </w:t>
      </w:r>
    </w:p>
    <w:p w14:paraId="706EE14B" w14:textId="77777777" w:rsidR="00E51DF8" w:rsidRDefault="0019763B">
      <w:pPr>
        <w:ind w:left="-5" w:right="176"/>
      </w:pPr>
      <w:r>
        <w:t xml:space="preserve">Formulate the problem as a Constraint Satisfaction Problem (CSP)  </w:t>
      </w:r>
    </w:p>
    <w:p w14:paraId="53761B77" w14:textId="77777777" w:rsidR="00C029C0" w:rsidRDefault="0019763B">
      <w:pPr>
        <w:numPr>
          <w:ilvl w:val="1"/>
          <w:numId w:val="1"/>
        </w:numPr>
        <w:spacing w:after="0" w:line="393" w:lineRule="auto"/>
        <w:ind w:right="339" w:hanging="360"/>
      </w:pPr>
      <w:r>
        <w:t xml:space="preserve">Clearly define variables, domains, and constraints with explanation </w:t>
      </w:r>
    </w:p>
    <w:p w14:paraId="1C200022" w14:textId="77777777" w:rsidR="00C029C0" w:rsidRDefault="00C029C0" w:rsidP="00C029C0">
      <w:pPr>
        <w:spacing w:after="0" w:line="393" w:lineRule="auto"/>
        <w:ind w:right="339"/>
      </w:pPr>
      <w:r>
        <w:t xml:space="preserve">     </w:t>
      </w:r>
      <w:r w:rsidR="0019763B">
        <w:t xml:space="preserve"> </w:t>
      </w:r>
      <w:r w:rsidR="0019763B">
        <w:rPr>
          <w:sz w:val="20"/>
        </w:rPr>
        <w:t xml:space="preserve">ii. </w:t>
      </w:r>
      <w:r w:rsidR="0019763B">
        <w:t xml:space="preserve">Explain how backtracking search works in this scenario </w:t>
      </w:r>
    </w:p>
    <w:p w14:paraId="6B51DDD0" w14:textId="77777777" w:rsidR="00413EA8" w:rsidRDefault="00C029C0" w:rsidP="00C029C0">
      <w:pPr>
        <w:spacing w:after="0" w:line="393" w:lineRule="auto"/>
        <w:ind w:right="339"/>
      </w:pPr>
      <w:r>
        <w:t xml:space="preserve">      </w:t>
      </w:r>
      <w:r w:rsidR="0019763B">
        <w:rPr>
          <w:sz w:val="20"/>
        </w:rPr>
        <w:t xml:space="preserve">iii. </w:t>
      </w:r>
      <w:r w:rsidR="0019763B">
        <w:t xml:space="preserve">Discuss how constraint propagation (e.g., forward checking) improves efficiency  </w:t>
      </w:r>
    </w:p>
    <w:p w14:paraId="68C5F820" w14:textId="3643697C" w:rsidR="00E51DF8" w:rsidRDefault="00413EA8" w:rsidP="00C029C0">
      <w:pPr>
        <w:spacing w:after="0" w:line="393" w:lineRule="auto"/>
        <w:ind w:right="339"/>
      </w:pPr>
      <w:r>
        <w:t xml:space="preserve">      </w:t>
      </w:r>
      <w:r w:rsidR="0019763B">
        <w:rPr>
          <w:sz w:val="20"/>
        </w:rPr>
        <w:t xml:space="preserve">iv. </w:t>
      </w:r>
      <w:proofErr w:type="spellStart"/>
      <w:r w:rsidR="0019763B">
        <w:t>Analyze</w:t>
      </w:r>
      <w:proofErr w:type="spellEnd"/>
      <w:r w:rsidR="0019763B">
        <w:t xml:space="preserve"> real-world challenges and justify the best strategy for scalability  </w:t>
      </w:r>
    </w:p>
    <w:p w14:paraId="34B88331" w14:textId="54381CBC" w:rsidR="00957D62" w:rsidRDefault="00957D62" w:rsidP="00957D62">
      <w:pPr>
        <w:spacing w:after="0" w:line="393" w:lineRule="auto"/>
        <w:ind w:right="339"/>
        <w:rPr>
          <w:b/>
          <w:bCs/>
        </w:rPr>
      </w:pPr>
      <w:r w:rsidRPr="00957D62">
        <w:rPr>
          <w:b/>
          <w:bCs/>
        </w:rPr>
        <w:t>Ans:</w:t>
      </w:r>
    </w:p>
    <w:p w14:paraId="65088FCF" w14:textId="77777777" w:rsidR="00A96156" w:rsidRPr="00A96156" w:rsidRDefault="00A96156" w:rsidP="00A96156">
      <w:pPr>
        <w:spacing w:after="0" w:line="393" w:lineRule="auto"/>
        <w:ind w:right="339"/>
      </w:pPr>
      <w:r w:rsidRPr="00A96156">
        <w:t>AI-Based Exam Timetable Generation Using CSP</w:t>
      </w:r>
    </w:p>
    <w:p w14:paraId="1481E0A7" w14:textId="77777777" w:rsidR="00A96156" w:rsidRPr="00A96156" w:rsidRDefault="00A96156" w:rsidP="00A96156">
      <w:pPr>
        <w:spacing w:after="0" w:line="393" w:lineRule="auto"/>
        <w:ind w:right="339"/>
      </w:pPr>
      <w:proofErr w:type="spellStart"/>
      <w:r w:rsidRPr="00A96156">
        <w:t>i</w:t>
      </w:r>
      <w:proofErr w:type="spellEnd"/>
      <w:r w:rsidRPr="00A96156">
        <w:t>. Formulate the problem as a Constraint Satisfaction Problem (CSP)</w:t>
      </w:r>
    </w:p>
    <w:p w14:paraId="55942216" w14:textId="77777777" w:rsidR="00A96156" w:rsidRPr="00A96156" w:rsidRDefault="00A96156" w:rsidP="00A96156">
      <w:pPr>
        <w:spacing w:after="0" w:line="393" w:lineRule="auto"/>
        <w:ind w:right="339"/>
      </w:pPr>
      <w:r w:rsidRPr="00A96156">
        <w:t>A Constraint Satisfaction Problem (CSP) consists of variables, domains, and constraints.</w:t>
      </w:r>
    </w:p>
    <w:p w14:paraId="2EEC8168" w14:textId="2DD4CBDB" w:rsidR="00A96156" w:rsidRPr="00A96156" w:rsidRDefault="00A96156" w:rsidP="00A96156">
      <w:pPr>
        <w:spacing w:after="0" w:line="393" w:lineRule="auto"/>
        <w:ind w:right="339"/>
      </w:pPr>
      <w:r w:rsidRPr="00A96156">
        <w:lastRenderedPageBreak/>
        <w:t>1. Variables: Each course or exam is a variable, (E1,E2,</w:t>
      </w:r>
      <w:r w:rsidR="00E70D66">
        <w:t>………</w:t>
      </w:r>
      <w:r w:rsidRPr="00A96156">
        <w:t>,En).</w:t>
      </w:r>
    </w:p>
    <w:p w14:paraId="422D3D56" w14:textId="77777777" w:rsidR="00A96156" w:rsidRPr="00A96156" w:rsidRDefault="00A96156" w:rsidP="00A96156">
      <w:pPr>
        <w:spacing w:after="0" w:line="393" w:lineRule="auto"/>
        <w:ind w:right="339"/>
      </w:pPr>
      <w:r w:rsidRPr="00A96156">
        <w:t>2. Domains: Possible time slots and exam halls available for each exam.</w:t>
      </w:r>
    </w:p>
    <w:p w14:paraId="5C96DBD1" w14:textId="77777777" w:rsidR="00A96156" w:rsidRPr="00A96156" w:rsidRDefault="00A96156" w:rsidP="00A96156">
      <w:pPr>
        <w:spacing w:after="0" w:line="393" w:lineRule="auto"/>
        <w:ind w:right="339"/>
      </w:pPr>
      <w:r w:rsidRPr="00A96156">
        <w:t>3. Constraints:</w:t>
      </w:r>
    </w:p>
    <w:p w14:paraId="227BB705" w14:textId="77777777" w:rsidR="00A96156" w:rsidRPr="00A96156" w:rsidRDefault="00A96156" w:rsidP="00A96156">
      <w:pPr>
        <w:numPr>
          <w:ilvl w:val="0"/>
          <w:numId w:val="11"/>
        </w:numPr>
        <w:spacing w:after="0" w:line="393" w:lineRule="auto"/>
        <w:ind w:right="339"/>
      </w:pPr>
      <w:r w:rsidRPr="00A96156">
        <w:t>No overlap: A student cannot have two exams at the same time.</w:t>
      </w:r>
    </w:p>
    <w:p w14:paraId="7F290956" w14:textId="77777777" w:rsidR="00A96156" w:rsidRPr="00A96156" w:rsidRDefault="00A96156" w:rsidP="00A96156">
      <w:pPr>
        <w:numPr>
          <w:ilvl w:val="0"/>
          <w:numId w:val="11"/>
        </w:numPr>
        <w:spacing w:after="0" w:line="393" w:lineRule="auto"/>
        <w:ind w:right="339"/>
      </w:pPr>
      <w:r w:rsidRPr="00A96156">
        <w:t>Hall capacity: The number of students must not exceed the hall capacity.</w:t>
      </w:r>
    </w:p>
    <w:p w14:paraId="6458363B" w14:textId="77777777" w:rsidR="00A96156" w:rsidRPr="00A96156" w:rsidRDefault="00A96156" w:rsidP="00A96156">
      <w:pPr>
        <w:numPr>
          <w:ilvl w:val="0"/>
          <w:numId w:val="11"/>
        </w:numPr>
        <w:spacing w:after="0" w:line="393" w:lineRule="auto"/>
        <w:ind w:right="339"/>
      </w:pPr>
      <w:r w:rsidRPr="00A96156">
        <w:t>Subject order: Prerequisite subjects must be scheduled before dependent subjects.</w:t>
      </w:r>
    </w:p>
    <w:p w14:paraId="2725575E" w14:textId="77777777" w:rsidR="00A96156" w:rsidRPr="00A96156" w:rsidRDefault="00A96156" w:rsidP="00A96156">
      <w:pPr>
        <w:numPr>
          <w:ilvl w:val="0"/>
          <w:numId w:val="11"/>
        </w:numPr>
        <w:spacing w:after="0" w:line="393" w:lineRule="auto"/>
        <w:ind w:right="339"/>
      </w:pPr>
      <w:r w:rsidRPr="00A96156">
        <w:t>Faculty availability: Exams must fit the required faculty schedules.</w:t>
      </w:r>
    </w:p>
    <w:p w14:paraId="5E957422" w14:textId="77777777" w:rsidR="00A96156" w:rsidRPr="00A96156" w:rsidRDefault="00A96156" w:rsidP="00A96156">
      <w:pPr>
        <w:numPr>
          <w:ilvl w:val="0"/>
          <w:numId w:val="11"/>
        </w:numPr>
        <w:spacing w:after="0" w:line="393" w:lineRule="auto"/>
        <w:ind w:right="339"/>
      </w:pPr>
      <w:r w:rsidRPr="00A96156">
        <w:t>Special accommodations: Suitable halls and timings must be provided for students who need them.</w:t>
      </w:r>
    </w:p>
    <w:p w14:paraId="26952507" w14:textId="77777777" w:rsidR="00A96156" w:rsidRPr="00A96156" w:rsidRDefault="00A96156" w:rsidP="00A96156">
      <w:pPr>
        <w:spacing w:after="0" w:line="393" w:lineRule="auto"/>
        <w:ind w:right="339"/>
      </w:pPr>
      <w:r w:rsidRPr="00A96156">
        <w:t>The goal is to assign a time slot and hall to every exam while satisfying all constraints.</w:t>
      </w:r>
    </w:p>
    <w:p w14:paraId="42BA4DDE" w14:textId="77777777" w:rsidR="00A96156" w:rsidRPr="00A96156" w:rsidRDefault="00A96156" w:rsidP="00A96156">
      <w:pPr>
        <w:spacing w:after="0" w:line="393" w:lineRule="auto"/>
        <w:ind w:right="339"/>
      </w:pPr>
      <w:r w:rsidRPr="00A96156">
        <w:t>ii. How backtracking search works</w:t>
      </w:r>
    </w:p>
    <w:p w14:paraId="004A0CB4" w14:textId="77777777" w:rsidR="00A96156" w:rsidRPr="00A96156" w:rsidRDefault="00A96156" w:rsidP="00A96156">
      <w:pPr>
        <w:spacing w:after="0" w:line="393" w:lineRule="auto"/>
        <w:ind w:right="339"/>
      </w:pPr>
      <w:r w:rsidRPr="00A96156">
        <w:t>Backtracking assigns values to variables one by one and checks whether the constraints are satisfied.</w:t>
      </w:r>
    </w:p>
    <w:p w14:paraId="33D5FAB5" w14:textId="77777777" w:rsidR="00A96156" w:rsidRPr="00A96156" w:rsidRDefault="00A96156" w:rsidP="00A96156">
      <w:pPr>
        <w:numPr>
          <w:ilvl w:val="0"/>
          <w:numId w:val="12"/>
        </w:numPr>
        <w:spacing w:after="0" w:line="393" w:lineRule="auto"/>
        <w:ind w:right="339"/>
      </w:pPr>
      <w:r w:rsidRPr="00A96156">
        <w:t>Select an exam.</w:t>
      </w:r>
    </w:p>
    <w:p w14:paraId="32FFB6C4" w14:textId="77777777" w:rsidR="00A96156" w:rsidRPr="00A96156" w:rsidRDefault="00A96156" w:rsidP="00A96156">
      <w:pPr>
        <w:numPr>
          <w:ilvl w:val="0"/>
          <w:numId w:val="12"/>
        </w:numPr>
        <w:spacing w:after="0" w:line="393" w:lineRule="auto"/>
        <w:ind w:right="339"/>
      </w:pPr>
      <w:r w:rsidRPr="00A96156">
        <w:t>Assign a suitable time slot and hall.</w:t>
      </w:r>
    </w:p>
    <w:p w14:paraId="17134A3B" w14:textId="77777777" w:rsidR="00A96156" w:rsidRPr="00A96156" w:rsidRDefault="00A96156" w:rsidP="00A96156">
      <w:pPr>
        <w:numPr>
          <w:ilvl w:val="0"/>
          <w:numId w:val="12"/>
        </w:numPr>
        <w:spacing w:after="0" w:line="393" w:lineRule="auto"/>
        <w:ind w:right="339"/>
      </w:pPr>
      <w:r w:rsidRPr="00A96156">
        <w:t>Check all constraints.</w:t>
      </w:r>
    </w:p>
    <w:p w14:paraId="5A1388C8" w14:textId="77777777" w:rsidR="00A96156" w:rsidRPr="00A96156" w:rsidRDefault="00A96156" w:rsidP="00A96156">
      <w:pPr>
        <w:numPr>
          <w:ilvl w:val="0"/>
          <w:numId w:val="12"/>
        </w:numPr>
        <w:spacing w:after="0" w:line="393" w:lineRule="auto"/>
        <w:ind w:right="339"/>
      </w:pPr>
      <w:r w:rsidRPr="00A96156">
        <w:t>If valid, continue with the next exam.</w:t>
      </w:r>
    </w:p>
    <w:p w14:paraId="3A734835" w14:textId="77777777" w:rsidR="00A96156" w:rsidRPr="00A96156" w:rsidRDefault="00A96156" w:rsidP="00A96156">
      <w:pPr>
        <w:numPr>
          <w:ilvl w:val="0"/>
          <w:numId w:val="12"/>
        </w:numPr>
        <w:spacing w:after="0" w:line="393" w:lineRule="auto"/>
        <w:ind w:right="339"/>
      </w:pPr>
      <w:r w:rsidRPr="00A96156">
        <w:t>If a conflict occurs, undo the assignment and try another option.</w:t>
      </w:r>
    </w:p>
    <w:p w14:paraId="73A5F424" w14:textId="77777777" w:rsidR="00A96156" w:rsidRPr="00A96156" w:rsidRDefault="00A96156" w:rsidP="00A96156">
      <w:pPr>
        <w:numPr>
          <w:ilvl w:val="0"/>
          <w:numId w:val="12"/>
        </w:numPr>
        <w:spacing w:after="0" w:line="393" w:lineRule="auto"/>
        <w:ind w:right="339"/>
      </w:pPr>
      <w:r w:rsidRPr="00A96156">
        <w:t>Continue until a valid timetable is found.</w:t>
      </w:r>
    </w:p>
    <w:p w14:paraId="4093EF95" w14:textId="77777777" w:rsidR="00A96156" w:rsidRPr="00A96156" w:rsidRDefault="00A96156" w:rsidP="00A96156">
      <w:pPr>
        <w:spacing w:after="0" w:line="393" w:lineRule="auto"/>
        <w:ind w:right="339"/>
      </w:pPr>
      <w:r w:rsidRPr="00A96156">
        <w:t>Example: If two exams attended by the same student overlap, the system changes the time slot of one exam.</w:t>
      </w:r>
    </w:p>
    <w:p w14:paraId="065AED31" w14:textId="77777777" w:rsidR="00A96156" w:rsidRPr="00A96156" w:rsidRDefault="00A96156" w:rsidP="00A96156">
      <w:pPr>
        <w:spacing w:after="0" w:line="393" w:lineRule="auto"/>
        <w:ind w:right="339"/>
      </w:pPr>
      <w:r w:rsidRPr="00A96156">
        <w:t>iii. How constraint propagation improves efficiency</w:t>
      </w:r>
    </w:p>
    <w:p w14:paraId="694A1DE8" w14:textId="77777777" w:rsidR="00A96156" w:rsidRPr="00A96156" w:rsidRDefault="00A96156" w:rsidP="00A96156">
      <w:pPr>
        <w:spacing w:after="0" w:line="393" w:lineRule="auto"/>
        <w:ind w:right="339"/>
      </w:pPr>
      <w:r w:rsidRPr="00A96156">
        <w:t>Constraint propagation reduces the available choices before making further assignments.</w:t>
      </w:r>
    </w:p>
    <w:p w14:paraId="5B6A3475" w14:textId="77777777" w:rsidR="00A96156" w:rsidRPr="00A96156" w:rsidRDefault="00A96156" w:rsidP="00A96156">
      <w:pPr>
        <w:spacing w:after="0" w:line="393" w:lineRule="auto"/>
        <w:ind w:right="339"/>
      </w:pPr>
      <w:r w:rsidRPr="00A96156">
        <w:t>Forward checking:</w:t>
      </w:r>
    </w:p>
    <w:p w14:paraId="146B4AEB" w14:textId="77777777" w:rsidR="00A96156" w:rsidRPr="00A96156" w:rsidRDefault="00A96156" w:rsidP="00A96156">
      <w:pPr>
        <w:numPr>
          <w:ilvl w:val="0"/>
          <w:numId w:val="13"/>
        </w:numPr>
        <w:spacing w:after="0" w:line="393" w:lineRule="auto"/>
        <w:ind w:right="339"/>
      </w:pPr>
      <w:r w:rsidRPr="00A96156">
        <w:t>After assigning an exam, remove conflicting time slots from the domains of related exams.</w:t>
      </w:r>
    </w:p>
    <w:p w14:paraId="7325C7C0" w14:textId="77777777" w:rsidR="00A96156" w:rsidRPr="00A96156" w:rsidRDefault="00A96156" w:rsidP="00A96156">
      <w:pPr>
        <w:numPr>
          <w:ilvl w:val="0"/>
          <w:numId w:val="13"/>
        </w:numPr>
        <w:spacing w:after="0" w:line="393" w:lineRule="auto"/>
        <w:ind w:right="339"/>
      </w:pPr>
      <w:r w:rsidRPr="00A96156">
        <w:t>If an exam has no valid time slots remaining, backtrack immediately.</w:t>
      </w:r>
    </w:p>
    <w:p w14:paraId="0B6CFB4D" w14:textId="77777777" w:rsidR="00A96156" w:rsidRPr="00A96156" w:rsidRDefault="00A96156" w:rsidP="00A96156">
      <w:pPr>
        <w:numPr>
          <w:ilvl w:val="0"/>
          <w:numId w:val="13"/>
        </w:numPr>
        <w:spacing w:after="0" w:line="393" w:lineRule="auto"/>
        <w:ind w:right="339"/>
      </w:pPr>
      <w:r w:rsidRPr="00A96156">
        <w:t>This avoids exploring many impossible timetables.</w:t>
      </w:r>
    </w:p>
    <w:p w14:paraId="6EF177D6" w14:textId="77777777" w:rsidR="00A96156" w:rsidRPr="00A96156" w:rsidRDefault="00A96156" w:rsidP="00A96156">
      <w:pPr>
        <w:spacing w:after="0" w:line="393" w:lineRule="auto"/>
        <w:ind w:right="339"/>
      </w:pPr>
      <w:r w:rsidRPr="00A96156">
        <w:t>Benefit: It reduces unnecessary searching and improves efficiency.</w:t>
      </w:r>
    </w:p>
    <w:p w14:paraId="408F35CB" w14:textId="77777777" w:rsidR="00A96156" w:rsidRPr="00A96156" w:rsidRDefault="00A96156" w:rsidP="00A96156">
      <w:pPr>
        <w:spacing w:after="0" w:line="393" w:lineRule="auto"/>
        <w:ind w:right="339"/>
      </w:pPr>
      <w:r w:rsidRPr="00A96156">
        <w:t>iv. Real-world challenges and best strategy for scalability</w:t>
      </w:r>
    </w:p>
    <w:p w14:paraId="510F79B2" w14:textId="77777777" w:rsidR="00A96156" w:rsidRPr="00A96156" w:rsidRDefault="00A96156" w:rsidP="00A96156">
      <w:pPr>
        <w:spacing w:after="0" w:line="393" w:lineRule="auto"/>
        <w:ind w:right="339"/>
      </w:pPr>
      <w:r w:rsidRPr="00A96156">
        <w:t>Challenges:</w:t>
      </w:r>
    </w:p>
    <w:p w14:paraId="59BC9068" w14:textId="77777777" w:rsidR="00A96156" w:rsidRPr="00A96156" w:rsidRDefault="00A96156" w:rsidP="00A96156">
      <w:pPr>
        <w:numPr>
          <w:ilvl w:val="0"/>
          <w:numId w:val="14"/>
        </w:numPr>
        <w:spacing w:after="0" w:line="393" w:lineRule="auto"/>
        <w:ind w:right="339"/>
      </w:pPr>
      <w:r w:rsidRPr="00A96156">
        <w:lastRenderedPageBreak/>
        <w:t>A large number of courses and students.</w:t>
      </w:r>
    </w:p>
    <w:p w14:paraId="31FCD174" w14:textId="77777777" w:rsidR="00A96156" w:rsidRPr="00A96156" w:rsidRDefault="00A96156" w:rsidP="00A96156">
      <w:pPr>
        <w:numPr>
          <w:ilvl w:val="0"/>
          <w:numId w:val="14"/>
        </w:numPr>
        <w:spacing w:after="0" w:line="393" w:lineRule="auto"/>
        <w:ind w:right="339"/>
      </w:pPr>
      <w:r w:rsidRPr="00A96156">
        <w:t>Limited halls and time slots.</w:t>
      </w:r>
    </w:p>
    <w:p w14:paraId="4AFC29A7" w14:textId="77777777" w:rsidR="00A96156" w:rsidRPr="00A96156" w:rsidRDefault="00A96156" w:rsidP="00A96156">
      <w:pPr>
        <w:numPr>
          <w:ilvl w:val="0"/>
          <w:numId w:val="14"/>
        </w:numPr>
        <w:spacing w:after="0" w:line="393" w:lineRule="auto"/>
        <w:ind w:right="339"/>
      </w:pPr>
      <w:r w:rsidRPr="00A96156">
        <w:t>Conflicting faculty schedules.</w:t>
      </w:r>
    </w:p>
    <w:p w14:paraId="46D6D5B1" w14:textId="77777777" w:rsidR="00A96156" w:rsidRPr="00A96156" w:rsidRDefault="00A96156" w:rsidP="00A96156">
      <w:pPr>
        <w:numPr>
          <w:ilvl w:val="0"/>
          <w:numId w:val="14"/>
        </w:numPr>
        <w:spacing w:after="0" w:line="393" w:lineRule="auto"/>
        <w:ind w:right="339"/>
      </w:pPr>
      <w:r w:rsidRPr="00A96156">
        <w:t>Special accommodation requirements.</w:t>
      </w:r>
    </w:p>
    <w:p w14:paraId="3AD0C1F7" w14:textId="77777777" w:rsidR="00A96156" w:rsidRPr="00A96156" w:rsidRDefault="00A96156" w:rsidP="00A96156">
      <w:pPr>
        <w:numPr>
          <w:ilvl w:val="0"/>
          <w:numId w:val="14"/>
        </w:numPr>
        <w:spacing w:after="0" w:line="393" w:lineRule="auto"/>
        <w:ind w:right="339"/>
      </w:pPr>
      <w:r w:rsidRPr="00A96156">
        <w:t>Finding a valid timetable within a limited time.</w:t>
      </w:r>
    </w:p>
    <w:p w14:paraId="75ADF253" w14:textId="77777777" w:rsidR="00A96156" w:rsidRPr="00A96156" w:rsidRDefault="00A96156" w:rsidP="00A96156">
      <w:pPr>
        <w:spacing w:after="0" w:line="393" w:lineRule="auto"/>
        <w:ind w:right="339"/>
      </w:pPr>
      <w:r w:rsidRPr="00A96156">
        <w:t>Recommended strategy: Use backtracking with forward checking and the Minimum Remaining Values (MRV) heuristic.</w:t>
      </w:r>
    </w:p>
    <w:p w14:paraId="2D3652F0" w14:textId="77777777" w:rsidR="00A96156" w:rsidRPr="00A96156" w:rsidRDefault="00A96156" w:rsidP="00A96156">
      <w:pPr>
        <w:numPr>
          <w:ilvl w:val="0"/>
          <w:numId w:val="15"/>
        </w:numPr>
        <w:spacing w:after="0" w:line="393" w:lineRule="auto"/>
        <w:ind w:right="339"/>
      </w:pPr>
      <w:r w:rsidRPr="00A96156">
        <w:t>MRV selects the exam with the fewest available options first.</w:t>
      </w:r>
    </w:p>
    <w:p w14:paraId="18189389" w14:textId="77777777" w:rsidR="00A96156" w:rsidRPr="00A96156" w:rsidRDefault="00A96156" w:rsidP="00A96156">
      <w:pPr>
        <w:numPr>
          <w:ilvl w:val="0"/>
          <w:numId w:val="15"/>
        </w:numPr>
        <w:spacing w:after="0" w:line="393" w:lineRule="auto"/>
        <w:ind w:right="339"/>
      </w:pPr>
      <w:r w:rsidRPr="00A96156">
        <w:t>Forward checking detects conflicts early.</w:t>
      </w:r>
    </w:p>
    <w:p w14:paraId="01E0BA27" w14:textId="77777777" w:rsidR="00A96156" w:rsidRPr="00A96156" w:rsidRDefault="00A96156" w:rsidP="00A96156">
      <w:pPr>
        <w:numPr>
          <w:ilvl w:val="0"/>
          <w:numId w:val="15"/>
        </w:numPr>
        <w:spacing w:after="0" w:line="393" w:lineRule="auto"/>
        <w:ind w:right="339"/>
      </w:pPr>
      <w:r w:rsidRPr="00A96156">
        <w:t>Backtracking handles conflicts by trying alternative assignments.</w:t>
      </w:r>
    </w:p>
    <w:p w14:paraId="2552134E" w14:textId="77777777" w:rsidR="00A96156" w:rsidRPr="00A96156" w:rsidRDefault="00A96156" w:rsidP="00A96156">
      <w:pPr>
        <w:numPr>
          <w:ilvl w:val="0"/>
          <w:numId w:val="15"/>
        </w:numPr>
        <w:spacing w:after="0" w:line="393" w:lineRule="auto"/>
        <w:ind w:right="339"/>
      </w:pPr>
      <w:r w:rsidRPr="00A96156">
        <w:t>Constraint-based optimization can prioritize additional goals, such as minimizing student gaps between exams.</w:t>
      </w:r>
    </w:p>
    <w:p w14:paraId="58BB6676" w14:textId="77777777" w:rsidR="00A96156" w:rsidRPr="00A96156" w:rsidRDefault="00A96156" w:rsidP="00A96156">
      <w:pPr>
        <w:spacing w:after="0" w:line="393" w:lineRule="auto"/>
        <w:ind w:right="339"/>
      </w:pPr>
      <w:r w:rsidRPr="00A96156">
        <w:t>Conclusion: CSP with backtracking, forward checking, and MRV is effective for generating valid exam timetables. These techniques reduce unnecessary search and help the system handle larger scheduling problems efficiently.</w:t>
      </w:r>
    </w:p>
    <w:p w14:paraId="7F6F27B4" w14:textId="77777777" w:rsidR="00957D62" w:rsidRPr="00957D62" w:rsidRDefault="00957D62" w:rsidP="00957D62">
      <w:pPr>
        <w:spacing w:after="0" w:line="393" w:lineRule="auto"/>
        <w:ind w:right="339"/>
        <w:rPr>
          <w:b/>
          <w:bCs/>
        </w:rPr>
      </w:pPr>
    </w:p>
    <w:p w14:paraId="0DCCC376" w14:textId="77777777" w:rsidR="00E51DF8" w:rsidRDefault="0019763B">
      <w:pPr>
        <w:spacing w:after="162" w:line="259" w:lineRule="auto"/>
        <w:ind w:left="0" w:right="1269" w:firstLine="0"/>
        <w:jc w:val="right"/>
      </w:pPr>
      <w:r>
        <w:rPr>
          <w:b/>
        </w:rPr>
        <w:t xml:space="preserve"> </w:t>
      </w:r>
    </w:p>
    <w:p w14:paraId="0373458F" w14:textId="1C5A9D96" w:rsidR="00E51DF8" w:rsidRPr="00413EA8" w:rsidRDefault="00B44D6C" w:rsidP="00E24621">
      <w:pPr>
        <w:ind w:right="176" w:firstLine="0"/>
      </w:pPr>
      <w:r>
        <w:rPr>
          <w:rFonts w:ascii="Arial" w:eastAsia="Arial" w:hAnsi="Arial" w:cs="Arial"/>
          <w:b/>
        </w:rPr>
        <w:t>5.</w:t>
      </w:r>
      <w:r w:rsidR="0019763B">
        <w:rPr>
          <w:rFonts w:ascii="Arial" w:eastAsia="Arial" w:hAnsi="Arial" w:cs="Arial"/>
          <w:b/>
        </w:rPr>
        <w:t>Scenario:</w:t>
      </w:r>
      <w:r w:rsidR="0019763B">
        <w:t xml:space="preserve"> </w:t>
      </w:r>
      <w:r w:rsidR="0019763B" w:rsidRPr="00413EA8">
        <w:t xml:space="preserve">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 </w:t>
      </w:r>
    </w:p>
    <w:p w14:paraId="7840418F" w14:textId="77777777" w:rsidR="00E51DF8" w:rsidRPr="00413EA8" w:rsidRDefault="0019763B">
      <w:pPr>
        <w:ind w:left="-5" w:right="176"/>
      </w:pPr>
      <w:r w:rsidRPr="00413EA8">
        <w:t xml:space="preserve">Tasks: </w:t>
      </w:r>
    </w:p>
    <w:p w14:paraId="4618ED0C" w14:textId="77777777" w:rsidR="007356B7" w:rsidRDefault="0019763B" w:rsidP="00A56D52">
      <w:pPr>
        <w:pStyle w:val="ListParagraph"/>
        <w:numPr>
          <w:ilvl w:val="1"/>
          <w:numId w:val="24"/>
        </w:numPr>
        <w:spacing w:after="0" w:line="393" w:lineRule="auto"/>
        <w:ind w:right="339"/>
      </w:pPr>
      <w:r w:rsidRPr="00413EA8">
        <w:t xml:space="preserve">Explain how the Minimax algorithm models this problem  </w:t>
      </w:r>
    </w:p>
    <w:p w14:paraId="6105C8A5" w14:textId="0DFF23A5" w:rsidR="007356B7" w:rsidRDefault="0019763B" w:rsidP="00A56D52">
      <w:pPr>
        <w:pStyle w:val="ListParagraph"/>
        <w:numPr>
          <w:ilvl w:val="1"/>
          <w:numId w:val="24"/>
        </w:numPr>
        <w:spacing w:after="0" w:line="393" w:lineRule="auto"/>
        <w:ind w:right="339"/>
      </w:pPr>
      <w:proofErr w:type="spellStart"/>
      <w:r w:rsidRPr="00413EA8">
        <w:t>Analyze</w:t>
      </w:r>
      <w:proofErr w:type="spellEnd"/>
      <w:r w:rsidRPr="00413EA8">
        <w:t xml:space="preserve"> the computational challenges of large game trees  </w:t>
      </w:r>
    </w:p>
    <w:p w14:paraId="3733E98D" w14:textId="1007398D" w:rsidR="007356B7" w:rsidRDefault="0019763B" w:rsidP="00A56D52">
      <w:pPr>
        <w:pStyle w:val="ListParagraph"/>
        <w:numPr>
          <w:ilvl w:val="1"/>
          <w:numId w:val="24"/>
        </w:numPr>
        <w:spacing w:after="0" w:line="393" w:lineRule="auto"/>
        <w:ind w:right="339"/>
      </w:pPr>
      <w:r w:rsidRPr="00413EA8">
        <w:t xml:space="preserve">Explain how Alpha-Beta pruning improves efficiency with detailed reasoning  </w:t>
      </w:r>
    </w:p>
    <w:p w14:paraId="541FF725" w14:textId="4BE02591" w:rsidR="00E51DF8" w:rsidRPr="00413EA8" w:rsidRDefault="0019763B" w:rsidP="00A56D52">
      <w:pPr>
        <w:pStyle w:val="ListParagraph"/>
        <w:numPr>
          <w:ilvl w:val="1"/>
          <w:numId w:val="24"/>
        </w:numPr>
        <w:spacing w:after="0" w:line="393" w:lineRule="auto"/>
        <w:ind w:right="339"/>
      </w:pPr>
      <w:r w:rsidRPr="00413EA8">
        <w:t xml:space="preserve">Design an evaluation function and justify the factors considered  </w:t>
      </w:r>
    </w:p>
    <w:p w14:paraId="273FAE47" w14:textId="65A6B391" w:rsidR="005C437B" w:rsidRDefault="0019763B" w:rsidP="00A56D52">
      <w:pPr>
        <w:pStyle w:val="ListParagraph"/>
        <w:numPr>
          <w:ilvl w:val="1"/>
          <w:numId w:val="24"/>
        </w:numPr>
        <w:ind w:right="176"/>
      </w:pPr>
      <w:r w:rsidRPr="00413EA8">
        <w:t>Recommend a strategy for balancing optimality and real-time perform</w:t>
      </w:r>
      <w:r w:rsidR="005C437B">
        <w:t>ance.</w:t>
      </w:r>
    </w:p>
    <w:p w14:paraId="07DBEE72" w14:textId="77777777" w:rsidR="005C437B" w:rsidRDefault="005C437B" w:rsidP="005C437B">
      <w:pPr>
        <w:pStyle w:val="ListParagraph"/>
        <w:ind w:right="176" w:firstLine="0"/>
        <w:rPr>
          <w:rFonts w:ascii="Arial" w:eastAsia="Arial" w:hAnsi="Arial" w:cs="Arial"/>
        </w:rPr>
      </w:pPr>
    </w:p>
    <w:p w14:paraId="0EB356FF" w14:textId="77777777" w:rsidR="005C437B" w:rsidRPr="004716C6" w:rsidRDefault="005C437B" w:rsidP="005C437B">
      <w:pPr>
        <w:ind w:left="0" w:right="176" w:firstLine="0"/>
        <w:rPr>
          <w:rFonts w:ascii="Arial" w:eastAsia="Arial" w:hAnsi="Arial" w:cs="Arial"/>
          <w:b/>
          <w:bCs/>
        </w:rPr>
      </w:pPr>
      <w:r w:rsidRPr="004716C6">
        <w:rPr>
          <w:rFonts w:ascii="Arial" w:eastAsia="Arial" w:hAnsi="Arial" w:cs="Arial"/>
          <w:b/>
          <w:bCs/>
        </w:rPr>
        <w:t>Ans:</w:t>
      </w:r>
    </w:p>
    <w:p w14:paraId="44BD65C6" w14:textId="77777777" w:rsidR="00A172C0" w:rsidRPr="00A172C0" w:rsidRDefault="00A172C0" w:rsidP="00A172C0">
      <w:pPr>
        <w:ind w:left="0" w:right="176" w:firstLine="0"/>
        <w:rPr>
          <w:rFonts w:ascii="Arial" w:eastAsia="Arial" w:hAnsi="Arial" w:cs="Arial"/>
          <w:b/>
          <w:bCs/>
        </w:rPr>
      </w:pPr>
      <w:r w:rsidRPr="00A172C0">
        <w:rPr>
          <w:rFonts w:ascii="Arial" w:eastAsia="Arial" w:hAnsi="Arial" w:cs="Arial"/>
          <w:b/>
          <w:bCs/>
        </w:rPr>
        <w:t>Strategic Game AI Using Minimax and Alpha-Beta Pruning</w:t>
      </w:r>
    </w:p>
    <w:p w14:paraId="30F641EF" w14:textId="77777777" w:rsidR="00A172C0" w:rsidRPr="00A172C0" w:rsidRDefault="00A172C0" w:rsidP="00A172C0">
      <w:pPr>
        <w:ind w:left="0" w:right="176" w:firstLine="0"/>
        <w:rPr>
          <w:rFonts w:ascii="Arial" w:eastAsia="Arial" w:hAnsi="Arial" w:cs="Arial"/>
          <w:b/>
          <w:bCs/>
        </w:rPr>
      </w:pPr>
      <w:proofErr w:type="spellStart"/>
      <w:r w:rsidRPr="00A172C0">
        <w:rPr>
          <w:rFonts w:ascii="Arial" w:eastAsia="Arial" w:hAnsi="Arial" w:cs="Arial"/>
          <w:b/>
          <w:bCs/>
        </w:rPr>
        <w:t>i</w:t>
      </w:r>
      <w:proofErr w:type="spellEnd"/>
      <w:r w:rsidRPr="00A172C0">
        <w:rPr>
          <w:rFonts w:ascii="Arial" w:eastAsia="Arial" w:hAnsi="Arial" w:cs="Arial"/>
          <w:b/>
          <w:bCs/>
        </w:rPr>
        <w:t>. How Minimax models the problem</w:t>
      </w:r>
    </w:p>
    <w:p w14:paraId="724C41F7" w14:textId="77777777" w:rsidR="00A172C0" w:rsidRPr="00A172C0" w:rsidRDefault="00A172C0" w:rsidP="00A172C0">
      <w:pPr>
        <w:ind w:left="0" w:right="176" w:firstLine="0"/>
        <w:rPr>
          <w:rFonts w:ascii="Arial" w:eastAsia="Arial" w:hAnsi="Arial" w:cs="Arial"/>
        </w:rPr>
      </w:pPr>
      <w:r w:rsidRPr="00A172C0">
        <w:rPr>
          <w:rFonts w:ascii="Arial" w:eastAsia="Arial" w:hAnsi="Arial" w:cs="Arial"/>
        </w:rPr>
        <w:lastRenderedPageBreak/>
        <w:t>Minimax is a search algorithm used in competitive games. It assumes two players: the AI (MAX), which tries to maximize the score, and the opponent (MIN), which tries to minimize the AI's score.</w:t>
      </w:r>
    </w:p>
    <w:p w14:paraId="728BA041" w14:textId="77777777" w:rsidR="00A172C0" w:rsidRPr="00A172C0" w:rsidRDefault="00A172C0" w:rsidP="00A172C0">
      <w:pPr>
        <w:numPr>
          <w:ilvl w:val="0"/>
          <w:numId w:val="16"/>
        </w:numPr>
        <w:ind w:right="176"/>
        <w:rPr>
          <w:rFonts w:ascii="Arial" w:eastAsia="Arial" w:hAnsi="Arial" w:cs="Arial"/>
        </w:rPr>
      </w:pPr>
      <w:r w:rsidRPr="00A172C0">
        <w:rPr>
          <w:rFonts w:ascii="Arial" w:eastAsia="Arial" w:hAnsi="Arial" w:cs="Arial"/>
        </w:rPr>
        <w:t>Generate possible moves from the current game state.</w:t>
      </w:r>
    </w:p>
    <w:p w14:paraId="718FE3CF" w14:textId="77777777" w:rsidR="00A172C0" w:rsidRPr="00A172C0" w:rsidRDefault="00A172C0" w:rsidP="00A172C0">
      <w:pPr>
        <w:numPr>
          <w:ilvl w:val="0"/>
          <w:numId w:val="16"/>
        </w:numPr>
        <w:ind w:right="176"/>
        <w:rPr>
          <w:rFonts w:ascii="Arial" w:eastAsia="Arial" w:hAnsi="Arial" w:cs="Arial"/>
        </w:rPr>
      </w:pPr>
      <w:r w:rsidRPr="00A172C0">
        <w:rPr>
          <w:rFonts w:ascii="Arial" w:eastAsia="Arial" w:hAnsi="Arial" w:cs="Arial"/>
        </w:rPr>
        <w:t>Explore future moves using a game tree.</w:t>
      </w:r>
    </w:p>
    <w:p w14:paraId="38236254" w14:textId="77777777" w:rsidR="00A172C0" w:rsidRPr="00A172C0" w:rsidRDefault="00A172C0" w:rsidP="00A172C0">
      <w:pPr>
        <w:numPr>
          <w:ilvl w:val="0"/>
          <w:numId w:val="16"/>
        </w:numPr>
        <w:ind w:right="176"/>
        <w:rPr>
          <w:rFonts w:ascii="Arial" w:eastAsia="Arial" w:hAnsi="Arial" w:cs="Arial"/>
        </w:rPr>
      </w:pPr>
      <w:r w:rsidRPr="00A172C0">
        <w:rPr>
          <w:rFonts w:ascii="Arial" w:eastAsia="Arial" w:hAnsi="Arial" w:cs="Arial"/>
        </w:rPr>
        <w:t>Evaluate the resulting game states.</w:t>
      </w:r>
    </w:p>
    <w:p w14:paraId="407FFA2C" w14:textId="77777777" w:rsidR="00A172C0" w:rsidRPr="00A172C0" w:rsidRDefault="00A172C0" w:rsidP="00A172C0">
      <w:pPr>
        <w:numPr>
          <w:ilvl w:val="0"/>
          <w:numId w:val="16"/>
        </w:numPr>
        <w:ind w:right="176"/>
        <w:rPr>
          <w:rFonts w:ascii="Arial" w:eastAsia="Arial" w:hAnsi="Arial" w:cs="Arial"/>
        </w:rPr>
      </w:pPr>
      <w:r w:rsidRPr="00A172C0">
        <w:rPr>
          <w:rFonts w:ascii="Arial" w:eastAsia="Arial" w:hAnsi="Arial" w:cs="Arial"/>
        </w:rPr>
        <w:t>MAX selects the highest-value move, while MIN selects the lowest-value move.</w:t>
      </w:r>
    </w:p>
    <w:p w14:paraId="08AD32AB" w14:textId="77777777" w:rsidR="00A172C0" w:rsidRPr="00A172C0" w:rsidRDefault="00A172C0" w:rsidP="00A172C0">
      <w:pPr>
        <w:numPr>
          <w:ilvl w:val="0"/>
          <w:numId w:val="16"/>
        </w:numPr>
        <w:ind w:right="176"/>
        <w:rPr>
          <w:rFonts w:ascii="Arial" w:eastAsia="Arial" w:hAnsi="Arial" w:cs="Arial"/>
        </w:rPr>
      </w:pPr>
      <w:r w:rsidRPr="00A172C0">
        <w:rPr>
          <w:rFonts w:ascii="Arial" w:eastAsia="Arial" w:hAnsi="Arial" w:cs="Arial"/>
        </w:rPr>
        <w:t>Choose the best move for the AI.</w:t>
      </w:r>
    </w:p>
    <w:p w14:paraId="777D84F0" w14:textId="77777777" w:rsidR="00A172C0" w:rsidRPr="00A172C0" w:rsidRDefault="00A172C0" w:rsidP="00A172C0">
      <w:pPr>
        <w:ind w:left="0" w:right="176" w:firstLine="0"/>
        <w:rPr>
          <w:rFonts w:ascii="Arial" w:eastAsia="Arial" w:hAnsi="Arial" w:cs="Arial"/>
          <w:b/>
          <w:bCs/>
        </w:rPr>
      </w:pPr>
      <w:r w:rsidRPr="00A172C0">
        <w:rPr>
          <w:rFonts w:ascii="Arial" w:eastAsia="Arial" w:hAnsi="Arial" w:cs="Arial"/>
          <w:b/>
          <w:bCs/>
        </w:rPr>
        <w:t>ii. Computational challenges of large game trees</w:t>
      </w:r>
    </w:p>
    <w:p w14:paraId="2561DB95" w14:textId="77777777" w:rsidR="00A172C0" w:rsidRPr="00A172C0" w:rsidRDefault="00A172C0" w:rsidP="00A172C0">
      <w:pPr>
        <w:numPr>
          <w:ilvl w:val="0"/>
          <w:numId w:val="17"/>
        </w:numPr>
        <w:ind w:right="176"/>
        <w:rPr>
          <w:rFonts w:ascii="Arial" w:eastAsia="Arial" w:hAnsi="Arial" w:cs="Arial"/>
        </w:rPr>
      </w:pPr>
      <w:r w:rsidRPr="00A172C0">
        <w:rPr>
          <w:rFonts w:ascii="Arial" w:eastAsia="Arial" w:hAnsi="Arial" w:cs="Arial"/>
        </w:rPr>
        <w:t>Large branching factor: Each state may have many possible moves.</w:t>
      </w:r>
    </w:p>
    <w:p w14:paraId="3631A84A" w14:textId="77777777" w:rsidR="00A172C0" w:rsidRPr="00A172C0" w:rsidRDefault="00A172C0" w:rsidP="00A172C0">
      <w:pPr>
        <w:numPr>
          <w:ilvl w:val="0"/>
          <w:numId w:val="17"/>
        </w:numPr>
        <w:ind w:right="176"/>
        <w:rPr>
          <w:rFonts w:ascii="Arial" w:eastAsia="Arial" w:hAnsi="Arial" w:cs="Arial"/>
        </w:rPr>
      </w:pPr>
      <w:r w:rsidRPr="00A172C0">
        <w:rPr>
          <w:rFonts w:ascii="Arial" w:eastAsia="Arial" w:hAnsi="Arial" w:cs="Arial"/>
        </w:rPr>
        <w:t>Deep search: Exploring many future moves increases computation.</w:t>
      </w:r>
    </w:p>
    <w:p w14:paraId="2A11EB76" w14:textId="77777777" w:rsidR="00A172C0" w:rsidRPr="00A172C0" w:rsidRDefault="00A172C0" w:rsidP="00A172C0">
      <w:pPr>
        <w:numPr>
          <w:ilvl w:val="0"/>
          <w:numId w:val="17"/>
        </w:numPr>
        <w:ind w:right="176"/>
        <w:rPr>
          <w:rFonts w:ascii="Arial" w:eastAsia="Arial" w:hAnsi="Arial" w:cs="Arial"/>
        </w:rPr>
      </w:pPr>
      <w:r w:rsidRPr="00A172C0">
        <w:rPr>
          <w:rFonts w:ascii="Arial" w:eastAsia="Arial" w:hAnsi="Arial" w:cs="Arial"/>
        </w:rPr>
        <w:t>Time limits: The AI must decide quickly.</w:t>
      </w:r>
    </w:p>
    <w:p w14:paraId="0C82D9C6" w14:textId="77777777" w:rsidR="00A172C0" w:rsidRPr="00A172C0" w:rsidRDefault="00A172C0" w:rsidP="00A172C0">
      <w:pPr>
        <w:numPr>
          <w:ilvl w:val="0"/>
          <w:numId w:val="17"/>
        </w:numPr>
        <w:ind w:right="176"/>
        <w:rPr>
          <w:rFonts w:ascii="Arial" w:eastAsia="Arial" w:hAnsi="Arial" w:cs="Arial"/>
        </w:rPr>
      </w:pPr>
      <w:r w:rsidRPr="00A172C0">
        <w:rPr>
          <w:rFonts w:ascii="Arial" w:eastAsia="Arial" w:hAnsi="Arial" w:cs="Arial"/>
        </w:rPr>
        <w:t>Complex evaluation: Game states involve resources, units, territory, and threats.</w:t>
      </w:r>
    </w:p>
    <w:p w14:paraId="12E9347C" w14:textId="316005C8" w:rsidR="00A172C0" w:rsidRPr="00A172C0" w:rsidRDefault="00A172C0" w:rsidP="00A172C0">
      <w:pPr>
        <w:ind w:left="0" w:right="176" w:firstLine="0"/>
        <w:rPr>
          <w:rFonts w:ascii="Arial" w:eastAsia="Arial" w:hAnsi="Arial" w:cs="Arial"/>
        </w:rPr>
      </w:pPr>
      <w:r w:rsidRPr="00A172C0">
        <w:rPr>
          <w:rFonts w:ascii="Arial" w:eastAsia="Arial" w:hAnsi="Arial" w:cs="Arial"/>
        </w:rPr>
        <w:t>Minimax has time complexity (O(</w:t>
      </w:r>
      <w:proofErr w:type="spellStart"/>
      <w:r w:rsidRPr="00A172C0">
        <w:rPr>
          <w:rFonts w:ascii="Arial" w:eastAsia="Arial" w:hAnsi="Arial" w:cs="Arial"/>
        </w:rPr>
        <w:t>b^d</w:t>
      </w:r>
      <w:proofErr w:type="spellEnd"/>
      <w:r w:rsidRPr="00A172C0">
        <w:rPr>
          <w:rFonts w:ascii="Arial" w:eastAsia="Arial" w:hAnsi="Arial" w:cs="Arial"/>
        </w:rPr>
        <w:t>)), where (b) is the branching factor and (d) is the search depth. Therefore, searching the entire tree is often impractical.</w:t>
      </w:r>
    </w:p>
    <w:p w14:paraId="178F2B54" w14:textId="77777777" w:rsidR="00A172C0" w:rsidRPr="00A172C0" w:rsidRDefault="00A172C0" w:rsidP="00A172C0">
      <w:pPr>
        <w:ind w:left="0" w:right="176" w:firstLine="0"/>
        <w:rPr>
          <w:rFonts w:ascii="Arial" w:eastAsia="Arial" w:hAnsi="Arial" w:cs="Arial"/>
          <w:b/>
          <w:bCs/>
        </w:rPr>
      </w:pPr>
      <w:r w:rsidRPr="00A172C0">
        <w:rPr>
          <w:rFonts w:ascii="Arial" w:eastAsia="Arial" w:hAnsi="Arial" w:cs="Arial"/>
          <w:b/>
          <w:bCs/>
        </w:rPr>
        <w:t>iii. How Alpha-Beta pruning improves efficiency</w:t>
      </w:r>
    </w:p>
    <w:p w14:paraId="6A7DE46B" w14:textId="77777777" w:rsidR="00A172C0" w:rsidRPr="00A172C0" w:rsidRDefault="00A172C0" w:rsidP="00A172C0">
      <w:pPr>
        <w:ind w:left="0" w:right="176" w:firstLine="0"/>
        <w:rPr>
          <w:rFonts w:ascii="Arial" w:eastAsia="Arial" w:hAnsi="Arial" w:cs="Arial"/>
        </w:rPr>
      </w:pPr>
      <w:r w:rsidRPr="00A172C0">
        <w:rPr>
          <w:rFonts w:ascii="Arial" w:eastAsia="Arial" w:hAnsi="Arial" w:cs="Arial"/>
        </w:rPr>
        <w:t>Alpha-Beta pruning eliminates branches that cannot affect the final Minimax decision.</w:t>
      </w:r>
    </w:p>
    <w:p w14:paraId="7AB0D1D5" w14:textId="5B7C952B" w:rsidR="00A172C0" w:rsidRPr="00A172C0" w:rsidRDefault="00A172C0" w:rsidP="00A172C0">
      <w:pPr>
        <w:numPr>
          <w:ilvl w:val="0"/>
          <w:numId w:val="18"/>
        </w:numPr>
        <w:ind w:right="176"/>
        <w:rPr>
          <w:rFonts w:ascii="Arial" w:eastAsia="Arial" w:hAnsi="Arial" w:cs="Arial"/>
        </w:rPr>
      </w:pPr>
      <w:r w:rsidRPr="00A172C0">
        <w:rPr>
          <w:rFonts w:ascii="Arial" w:eastAsia="Arial" w:hAnsi="Arial" w:cs="Arial"/>
        </w:rPr>
        <w:t>Alpha: The best value MAX can guarantee.</w:t>
      </w:r>
    </w:p>
    <w:p w14:paraId="6C6EC6F8" w14:textId="64F40F85" w:rsidR="00A172C0" w:rsidRPr="00A172C0" w:rsidRDefault="00A172C0" w:rsidP="00A172C0">
      <w:pPr>
        <w:numPr>
          <w:ilvl w:val="0"/>
          <w:numId w:val="18"/>
        </w:numPr>
        <w:ind w:right="176"/>
        <w:rPr>
          <w:rFonts w:ascii="Arial" w:eastAsia="Arial" w:hAnsi="Arial" w:cs="Arial"/>
        </w:rPr>
      </w:pPr>
      <w:r w:rsidRPr="00A172C0">
        <w:rPr>
          <w:rFonts w:ascii="Arial" w:eastAsia="Arial" w:hAnsi="Arial" w:cs="Arial"/>
        </w:rPr>
        <w:t>Beta: The best value MIN can guarantee.</w:t>
      </w:r>
    </w:p>
    <w:p w14:paraId="70D41C31" w14:textId="77777777" w:rsidR="00A172C0" w:rsidRPr="00A172C0" w:rsidRDefault="00A172C0" w:rsidP="00A172C0">
      <w:pPr>
        <w:numPr>
          <w:ilvl w:val="0"/>
          <w:numId w:val="18"/>
        </w:numPr>
        <w:ind w:right="176"/>
        <w:rPr>
          <w:rFonts w:ascii="Arial" w:eastAsia="Arial" w:hAnsi="Arial" w:cs="Arial"/>
        </w:rPr>
      </w:pPr>
      <w:r w:rsidRPr="00A172C0">
        <w:rPr>
          <w:rFonts w:ascii="Arial" w:eastAsia="Arial" w:hAnsi="Arial" w:cs="Arial"/>
        </w:rPr>
        <w:t>Pruning condition: Stop exploring a branch when \(\alpha \</w:t>
      </w:r>
      <w:proofErr w:type="spellStart"/>
      <w:r w:rsidRPr="00A172C0">
        <w:rPr>
          <w:rFonts w:ascii="Arial" w:eastAsia="Arial" w:hAnsi="Arial" w:cs="Arial"/>
        </w:rPr>
        <w:t>geq</w:t>
      </w:r>
      <w:proofErr w:type="spellEnd"/>
      <w:r w:rsidRPr="00A172C0">
        <w:rPr>
          <w:rFonts w:ascii="Arial" w:eastAsia="Arial" w:hAnsi="Arial" w:cs="Arial"/>
        </w:rPr>
        <w:t xml:space="preserve"> \beta\).</w:t>
      </w:r>
    </w:p>
    <w:p w14:paraId="144A66A2" w14:textId="77777777" w:rsidR="00A172C0" w:rsidRPr="00A172C0" w:rsidRDefault="00A172C0" w:rsidP="00A172C0">
      <w:pPr>
        <w:ind w:left="0" w:right="176" w:firstLine="0"/>
        <w:rPr>
          <w:rFonts w:ascii="Arial" w:eastAsia="Arial" w:hAnsi="Arial" w:cs="Arial"/>
        </w:rPr>
      </w:pPr>
      <w:r w:rsidRPr="00A172C0">
        <w:rPr>
          <w:rFonts w:ascii="Arial" w:eastAsia="Arial" w:hAnsi="Arial" w:cs="Arial"/>
        </w:rPr>
        <w:t>Example: If MAX already has a move worth 8 and another branch cannot produce a value better than 5 for MAX, that branch can be ignored.</w:t>
      </w:r>
    </w:p>
    <w:p w14:paraId="05501ECF" w14:textId="77777777" w:rsidR="00A172C0" w:rsidRPr="00A172C0" w:rsidRDefault="00A172C0" w:rsidP="00A172C0">
      <w:pPr>
        <w:ind w:left="0" w:right="176" w:firstLine="0"/>
        <w:rPr>
          <w:rFonts w:ascii="Arial" w:eastAsia="Arial" w:hAnsi="Arial" w:cs="Arial"/>
        </w:rPr>
      </w:pPr>
      <w:r w:rsidRPr="00A172C0">
        <w:rPr>
          <w:rFonts w:ascii="Arial" w:eastAsia="Arial" w:hAnsi="Arial" w:cs="Arial"/>
        </w:rPr>
        <w:t>Advantages:</w:t>
      </w:r>
    </w:p>
    <w:p w14:paraId="6DBAA963" w14:textId="77777777" w:rsidR="00A172C0" w:rsidRPr="00A172C0" w:rsidRDefault="00A172C0" w:rsidP="00A172C0">
      <w:pPr>
        <w:numPr>
          <w:ilvl w:val="0"/>
          <w:numId w:val="19"/>
        </w:numPr>
        <w:ind w:right="176"/>
        <w:rPr>
          <w:rFonts w:ascii="Arial" w:eastAsia="Arial" w:hAnsi="Arial" w:cs="Arial"/>
        </w:rPr>
      </w:pPr>
      <w:r w:rsidRPr="00A172C0">
        <w:rPr>
          <w:rFonts w:ascii="Arial" w:eastAsia="Arial" w:hAnsi="Arial" w:cs="Arial"/>
        </w:rPr>
        <w:t>Evaluates fewer game states.</w:t>
      </w:r>
    </w:p>
    <w:p w14:paraId="2D013207" w14:textId="77777777" w:rsidR="00A172C0" w:rsidRPr="00A172C0" w:rsidRDefault="00A172C0" w:rsidP="00A172C0">
      <w:pPr>
        <w:numPr>
          <w:ilvl w:val="0"/>
          <w:numId w:val="19"/>
        </w:numPr>
        <w:ind w:right="176"/>
        <w:rPr>
          <w:rFonts w:ascii="Arial" w:eastAsia="Arial" w:hAnsi="Arial" w:cs="Arial"/>
        </w:rPr>
      </w:pPr>
      <w:r w:rsidRPr="00A172C0">
        <w:rPr>
          <w:rFonts w:ascii="Arial" w:eastAsia="Arial" w:hAnsi="Arial" w:cs="Arial"/>
        </w:rPr>
        <w:t>Produces the same result as Minimax at the same search depth.</w:t>
      </w:r>
    </w:p>
    <w:p w14:paraId="21E90226" w14:textId="77777777" w:rsidR="00A172C0" w:rsidRPr="00A172C0" w:rsidRDefault="00A172C0" w:rsidP="00A172C0">
      <w:pPr>
        <w:numPr>
          <w:ilvl w:val="0"/>
          <w:numId w:val="19"/>
        </w:numPr>
        <w:ind w:right="176"/>
        <w:rPr>
          <w:rFonts w:ascii="Arial" w:eastAsia="Arial" w:hAnsi="Arial" w:cs="Arial"/>
        </w:rPr>
      </w:pPr>
      <w:r w:rsidRPr="00A172C0">
        <w:rPr>
          <w:rFonts w:ascii="Arial" w:eastAsia="Arial" w:hAnsi="Arial" w:cs="Arial"/>
        </w:rPr>
        <w:t>Allows deeper searches within the same time limit when move ordering is effective.</w:t>
      </w:r>
    </w:p>
    <w:p w14:paraId="030429D9" w14:textId="059F1B56" w:rsidR="00A172C0" w:rsidRPr="00A172C0" w:rsidRDefault="00A172C0" w:rsidP="00A172C0">
      <w:pPr>
        <w:ind w:left="0" w:right="176" w:firstLine="0"/>
        <w:rPr>
          <w:rFonts w:ascii="Arial" w:eastAsia="Arial" w:hAnsi="Arial" w:cs="Arial"/>
        </w:rPr>
      </w:pPr>
      <w:r w:rsidRPr="00A172C0">
        <w:rPr>
          <w:rFonts w:ascii="Arial" w:eastAsia="Arial" w:hAnsi="Arial" w:cs="Arial"/>
        </w:rPr>
        <w:t>Its worst-case complexity remains (O(</w:t>
      </w:r>
      <w:proofErr w:type="spellStart"/>
      <w:r w:rsidRPr="00A172C0">
        <w:rPr>
          <w:rFonts w:ascii="Arial" w:eastAsia="Arial" w:hAnsi="Arial" w:cs="Arial"/>
        </w:rPr>
        <w:t>b^d</w:t>
      </w:r>
      <w:proofErr w:type="spellEnd"/>
      <w:r w:rsidRPr="00A172C0">
        <w:rPr>
          <w:rFonts w:ascii="Arial" w:eastAsia="Arial" w:hAnsi="Arial" w:cs="Arial"/>
        </w:rPr>
        <w:t>)), but its best-case complexity with ideal move ordering is approximately (O(b^{d/2})).</w:t>
      </w:r>
    </w:p>
    <w:p w14:paraId="51C62C98" w14:textId="77777777" w:rsidR="00A172C0" w:rsidRPr="00A172C0" w:rsidRDefault="00A172C0" w:rsidP="00A172C0">
      <w:pPr>
        <w:ind w:left="0" w:right="176" w:firstLine="0"/>
        <w:rPr>
          <w:rFonts w:ascii="Arial" w:eastAsia="Arial" w:hAnsi="Arial" w:cs="Arial"/>
          <w:b/>
          <w:bCs/>
        </w:rPr>
      </w:pPr>
      <w:r w:rsidRPr="00A172C0">
        <w:rPr>
          <w:rFonts w:ascii="Arial" w:eastAsia="Arial" w:hAnsi="Arial" w:cs="Arial"/>
          <w:b/>
          <w:bCs/>
        </w:rPr>
        <w:t>iv. Design an evaluation function</w:t>
      </w:r>
    </w:p>
    <w:p w14:paraId="3AA996FE" w14:textId="77777777" w:rsidR="00A172C0" w:rsidRPr="00A172C0" w:rsidRDefault="00A172C0" w:rsidP="00A172C0">
      <w:pPr>
        <w:ind w:left="0" w:right="176" w:firstLine="0"/>
        <w:rPr>
          <w:rFonts w:ascii="Arial" w:eastAsia="Arial" w:hAnsi="Arial" w:cs="Arial"/>
        </w:rPr>
      </w:pPr>
      <w:r w:rsidRPr="00A172C0">
        <w:rPr>
          <w:rFonts w:ascii="Arial" w:eastAsia="Arial" w:hAnsi="Arial" w:cs="Arial"/>
        </w:rPr>
        <w:t xml:space="preserve">A heuristic evaluation function estimates how </w:t>
      </w:r>
      <w:proofErr w:type="spellStart"/>
      <w:r w:rsidRPr="00A172C0">
        <w:rPr>
          <w:rFonts w:ascii="Arial" w:eastAsia="Arial" w:hAnsi="Arial" w:cs="Arial"/>
        </w:rPr>
        <w:t>favorable</w:t>
      </w:r>
      <w:proofErr w:type="spellEnd"/>
      <w:r w:rsidRPr="00A172C0">
        <w:rPr>
          <w:rFonts w:ascii="Arial" w:eastAsia="Arial" w:hAnsi="Arial" w:cs="Arial"/>
        </w:rPr>
        <w:t xml:space="preserve"> a game state is for the AI.</w:t>
      </w:r>
    </w:p>
    <w:p w14:paraId="17125B9A" w14:textId="15FBAB46" w:rsidR="00A172C0" w:rsidRPr="00A172C0" w:rsidRDefault="00A172C0" w:rsidP="00A172C0">
      <w:pPr>
        <w:ind w:left="0" w:right="176" w:firstLine="0"/>
        <w:rPr>
          <w:rFonts w:ascii="Arial" w:eastAsia="Arial" w:hAnsi="Arial" w:cs="Arial"/>
          <w:color w:val="auto"/>
        </w:rPr>
      </w:pPr>
      <w:ins w:id="0" w:author="Microsoft Word" w:date="2026-10-26T12:44:00Z" w16du:dateUtc="2026-10-26T07:14:00Z">
        <w:r w:rsidRPr="00A172C0">
          <w:rPr>
            <w:rFonts w:ascii="Arial" w:eastAsia="Arial" w:hAnsi="Arial" w:cs="Arial"/>
            <w:color w:val="auto"/>
          </w:rPr>
          <w:t>[ E(s)=w1R+w2U+w3T+w4</w:t>
        </w:r>
        <w:r w:rsidR="00F720A0" w:rsidRPr="004716C6">
          <w:rPr>
            <w:rFonts w:ascii="Arial" w:eastAsia="Arial" w:hAnsi="Arial" w:cs="Arial"/>
            <w:color w:val="auto"/>
          </w:rPr>
          <w:t>P-</w:t>
        </w:r>
        <w:r w:rsidRPr="00A172C0">
          <w:rPr>
            <w:rFonts w:ascii="Arial" w:eastAsia="Arial" w:hAnsi="Arial" w:cs="Arial"/>
            <w:color w:val="auto"/>
          </w:rPr>
          <w:t>w5D ]</w:t>
        </w:r>
      </w:ins>
    </w:p>
    <w:p w14:paraId="3650E7CE" w14:textId="77777777" w:rsidR="00A172C0" w:rsidRPr="00A172C0" w:rsidRDefault="00A172C0" w:rsidP="00A172C0">
      <w:pPr>
        <w:ind w:left="0" w:right="176" w:firstLine="0"/>
        <w:rPr>
          <w:rFonts w:ascii="Arial" w:eastAsia="Arial" w:hAnsi="Arial" w:cs="Arial"/>
        </w:rPr>
      </w:pPr>
      <w:r w:rsidRPr="00A172C0">
        <w:rPr>
          <w:rFonts w:ascii="Arial" w:eastAsia="Arial" w:hAnsi="Arial" w:cs="Arial"/>
        </w:rPr>
        <w:lastRenderedPageBreak/>
        <w:t>Where:</w:t>
      </w:r>
    </w:p>
    <w:p w14:paraId="58D9A0E7" w14:textId="67A85581" w:rsidR="00A172C0" w:rsidRPr="00A172C0" w:rsidRDefault="00A172C0" w:rsidP="00A172C0">
      <w:pPr>
        <w:numPr>
          <w:ilvl w:val="0"/>
          <w:numId w:val="20"/>
        </w:numPr>
        <w:ind w:right="176"/>
        <w:rPr>
          <w:rFonts w:ascii="Arial" w:eastAsia="Arial" w:hAnsi="Arial" w:cs="Arial"/>
        </w:rPr>
      </w:pPr>
      <w:r w:rsidRPr="00A172C0">
        <w:rPr>
          <w:rFonts w:ascii="Arial" w:eastAsia="Arial" w:hAnsi="Arial" w:cs="Arial"/>
        </w:rPr>
        <w:t>(R) = Resources available.</w:t>
      </w:r>
    </w:p>
    <w:p w14:paraId="2FFE9A4E" w14:textId="46278D14" w:rsidR="00A172C0" w:rsidRPr="00A172C0" w:rsidRDefault="00A172C0" w:rsidP="00A172C0">
      <w:pPr>
        <w:numPr>
          <w:ilvl w:val="0"/>
          <w:numId w:val="20"/>
        </w:numPr>
        <w:ind w:right="176"/>
        <w:rPr>
          <w:rFonts w:ascii="Arial" w:eastAsia="Arial" w:hAnsi="Arial" w:cs="Arial"/>
        </w:rPr>
      </w:pPr>
      <w:r w:rsidRPr="00A172C0">
        <w:rPr>
          <w:rFonts w:ascii="Arial" w:eastAsia="Arial" w:hAnsi="Arial" w:cs="Arial"/>
        </w:rPr>
        <w:t>(U) = Strength of friendly units.</w:t>
      </w:r>
    </w:p>
    <w:p w14:paraId="55727AC0" w14:textId="4540A6B4" w:rsidR="00A172C0" w:rsidRPr="00A172C0" w:rsidRDefault="00A172C0" w:rsidP="00A172C0">
      <w:pPr>
        <w:numPr>
          <w:ilvl w:val="0"/>
          <w:numId w:val="20"/>
        </w:numPr>
        <w:ind w:right="176"/>
        <w:rPr>
          <w:rFonts w:ascii="Arial" w:eastAsia="Arial" w:hAnsi="Arial" w:cs="Arial"/>
        </w:rPr>
      </w:pPr>
      <w:r w:rsidRPr="00A172C0">
        <w:rPr>
          <w:rFonts w:ascii="Arial" w:eastAsia="Arial" w:hAnsi="Arial" w:cs="Arial"/>
        </w:rPr>
        <w:t>(T) = Territory controlled.</w:t>
      </w:r>
    </w:p>
    <w:p w14:paraId="23DBFE7B" w14:textId="58298F58" w:rsidR="00A172C0" w:rsidRPr="00A172C0" w:rsidRDefault="00A172C0" w:rsidP="00A172C0">
      <w:pPr>
        <w:numPr>
          <w:ilvl w:val="0"/>
          <w:numId w:val="20"/>
        </w:numPr>
        <w:ind w:right="176"/>
        <w:rPr>
          <w:rFonts w:ascii="Arial" w:eastAsia="Arial" w:hAnsi="Arial" w:cs="Arial"/>
        </w:rPr>
      </w:pPr>
      <w:r w:rsidRPr="00A172C0">
        <w:rPr>
          <w:rFonts w:ascii="Arial" w:eastAsia="Arial" w:hAnsi="Arial" w:cs="Arial"/>
        </w:rPr>
        <w:t>(P) = Progress toward the objective.</w:t>
      </w:r>
    </w:p>
    <w:p w14:paraId="49BE6948" w14:textId="69A41D70" w:rsidR="00A172C0" w:rsidRPr="00A172C0" w:rsidRDefault="00A172C0" w:rsidP="00A172C0">
      <w:pPr>
        <w:numPr>
          <w:ilvl w:val="0"/>
          <w:numId w:val="20"/>
        </w:numPr>
        <w:ind w:right="176"/>
        <w:rPr>
          <w:rFonts w:ascii="Arial" w:eastAsia="Arial" w:hAnsi="Arial" w:cs="Arial"/>
        </w:rPr>
      </w:pPr>
      <w:r w:rsidRPr="00A172C0">
        <w:rPr>
          <w:rFonts w:ascii="Arial" w:eastAsia="Arial" w:hAnsi="Arial" w:cs="Arial"/>
        </w:rPr>
        <w:t>(D) = Damage or threats faced.</w:t>
      </w:r>
    </w:p>
    <w:p w14:paraId="28D9DCA1" w14:textId="0C034222" w:rsidR="00A172C0" w:rsidRPr="00A172C0" w:rsidRDefault="00A172C0" w:rsidP="00A172C0">
      <w:pPr>
        <w:numPr>
          <w:ilvl w:val="0"/>
          <w:numId w:val="20"/>
        </w:numPr>
        <w:ind w:right="176"/>
        <w:rPr>
          <w:rFonts w:ascii="Arial" w:eastAsia="Arial" w:hAnsi="Arial" w:cs="Arial"/>
        </w:rPr>
      </w:pPr>
      <w:r w:rsidRPr="00A172C0">
        <w:rPr>
          <w:rFonts w:ascii="Arial" w:eastAsia="Arial" w:hAnsi="Arial" w:cs="Arial"/>
        </w:rPr>
        <w:t>(w1,</w:t>
      </w:r>
      <w:r w:rsidR="004E68BC">
        <w:rPr>
          <w:rFonts w:ascii="Arial" w:eastAsia="Arial" w:hAnsi="Arial" w:cs="Arial"/>
        </w:rPr>
        <w:t>……</w:t>
      </w:r>
      <w:r w:rsidRPr="00A172C0">
        <w:rPr>
          <w:rFonts w:ascii="Arial" w:eastAsia="Arial" w:hAnsi="Arial" w:cs="Arial"/>
        </w:rPr>
        <w:t>,w5) = Importance weights.</w:t>
      </w:r>
    </w:p>
    <w:p w14:paraId="48F1CE6D" w14:textId="77777777" w:rsidR="00A172C0" w:rsidRPr="00A172C0" w:rsidRDefault="00A172C0" w:rsidP="00A172C0">
      <w:pPr>
        <w:ind w:left="0" w:right="176" w:firstLine="0"/>
        <w:rPr>
          <w:rFonts w:ascii="Arial" w:eastAsia="Arial" w:hAnsi="Arial" w:cs="Arial"/>
        </w:rPr>
      </w:pPr>
      <w:r w:rsidRPr="00A172C0">
        <w:rPr>
          <w:rFonts w:ascii="Arial" w:eastAsia="Arial" w:hAnsi="Arial" w:cs="Arial"/>
        </w:rPr>
        <w:t>A higher score represents a better position for the AI. The weights should reflect the game's rules and strategic priorities.</w:t>
      </w:r>
    </w:p>
    <w:p w14:paraId="7F88FF70" w14:textId="77777777" w:rsidR="00A172C0" w:rsidRPr="00A172C0" w:rsidRDefault="00A172C0" w:rsidP="00A172C0">
      <w:pPr>
        <w:ind w:left="0" w:right="176" w:firstLine="0"/>
        <w:rPr>
          <w:rFonts w:ascii="Arial" w:eastAsia="Arial" w:hAnsi="Arial" w:cs="Arial"/>
          <w:b/>
          <w:bCs/>
        </w:rPr>
      </w:pPr>
      <w:r w:rsidRPr="00A172C0">
        <w:rPr>
          <w:rFonts w:ascii="Arial" w:eastAsia="Arial" w:hAnsi="Arial" w:cs="Arial"/>
          <w:b/>
          <w:bCs/>
        </w:rPr>
        <w:t>v. Recommended strategy for real-time performance</w:t>
      </w:r>
    </w:p>
    <w:p w14:paraId="45BC75B5" w14:textId="77777777" w:rsidR="00A172C0" w:rsidRPr="00A172C0" w:rsidRDefault="00A172C0" w:rsidP="00A172C0">
      <w:pPr>
        <w:ind w:left="0" w:right="176" w:firstLine="0"/>
        <w:rPr>
          <w:rFonts w:ascii="Arial" w:eastAsia="Arial" w:hAnsi="Arial" w:cs="Arial"/>
        </w:rPr>
      </w:pPr>
      <w:r w:rsidRPr="00A172C0">
        <w:rPr>
          <w:rFonts w:ascii="Arial" w:eastAsia="Arial" w:hAnsi="Arial" w:cs="Arial"/>
        </w:rPr>
        <w:t>Use Minimax with Alpha-Beta pruning, iterative deepening, and good move ordering.</w:t>
      </w:r>
    </w:p>
    <w:p w14:paraId="69FC6AB5" w14:textId="77777777" w:rsidR="00A172C0" w:rsidRPr="00A172C0" w:rsidRDefault="00A172C0" w:rsidP="00A172C0">
      <w:pPr>
        <w:numPr>
          <w:ilvl w:val="0"/>
          <w:numId w:val="21"/>
        </w:numPr>
        <w:ind w:right="176"/>
        <w:rPr>
          <w:rFonts w:ascii="Arial" w:eastAsia="Arial" w:hAnsi="Arial" w:cs="Arial"/>
        </w:rPr>
      </w:pPr>
      <w:r w:rsidRPr="00A172C0">
        <w:rPr>
          <w:rFonts w:ascii="Arial" w:eastAsia="Arial" w:hAnsi="Arial" w:cs="Arial"/>
        </w:rPr>
        <w:t>Alpha-Beta pruning: Reduces unnecessary exploration.</w:t>
      </w:r>
    </w:p>
    <w:p w14:paraId="13968650" w14:textId="77777777" w:rsidR="00A172C0" w:rsidRPr="00A172C0" w:rsidRDefault="00A172C0" w:rsidP="00A172C0">
      <w:pPr>
        <w:numPr>
          <w:ilvl w:val="0"/>
          <w:numId w:val="21"/>
        </w:numPr>
        <w:ind w:right="176"/>
        <w:rPr>
          <w:rFonts w:ascii="Arial" w:eastAsia="Arial" w:hAnsi="Arial" w:cs="Arial"/>
        </w:rPr>
      </w:pPr>
      <w:r w:rsidRPr="00A172C0">
        <w:rPr>
          <w:rFonts w:ascii="Arial" w:eastAsia="Arial" w:hAnsi="Arial" w:cs="Arial"/>
        </w:rPr>
        <w:t>Iterative deepening: Searches depth 1, then 2, then 3, and so on, retaining the best completed result.</w:t>
      </w:r>
    </w:p>
    <w:p w14:paraId="10AB5566" w14:textId="77777777" w:rsidR="00A172C0" w:rsidRPr="00A172C0" w:rsidRDefault="00A172C0" w:rsidP="00A172C0">
      <w:pPr>
        <w:numPr>
          <w:ilvl w:val="0"/>
          <w:numId w:val="21"/>
        </w:numPr>
        <w:ind w:right="176"/>
        <w:rPr>
          <w:rFonts w:ascii="Arial" w:eastAsia="Arial" w:hAnsi="Arial" w:cs="Arial"/>
        </w:rPr>
      </w:pPr>
      <w:r w:rsidRPr="00A172C0">
        <w:rPr>
          <w:rFonts w:ascii="Arial" w:eastAsia="Arial" w:hAnsi="Arial" w:cs="Arial"/>
        </w:rPr>
        <w:t>Move ordering: Examines promising moves first to increase pruning.</w:t>
      </w:r>
    </w:p>
    <w:p w14:paraId="17F7F596" w14:textId="77777777" w:rsidR="00A172C0" w:rsidRPr="00A172C0" w:rsidRDefault="00A172C0" w:rsidP="00A172C0">
      <w:pPr>
        <w:numPr>
          <w:ilvl w:val="0"/>
          <w:numId w:val="21"/>
        </w:numPr>
        <w:ind w:right="176"/>
        <w:rPr>
          <w:rFonts w:ascii="Arial" w:eastAsia="Arial" w:hAnsi="Arial" w:cs="Arial"/>
        </w:rPr>
      </w:pPr>
      <w:r w:rsidRPr="00A172C0">
        <w:rPr>
          <w:rFonts w:ascii="Arial" w:eastAsia="Arial" w:hAnsi="Arial" w:cs="Arial"/>
        </w:rPr>
        <w:t>Heuristic evaluation: Estimates positions without exploring the entire tree.</w:t>
      </w:r>
    </w:p>
    <w:p w14:paraId="1E953291" w14:textId="77777777" w:rsidR="00A172C0" w:rsidRPr="00A172C0" w:rsidRDefault="00A172C0" w:rsidP="00A172C0">
      <w:pPr>
        <w:numPr>
          <w:ilvl w:val="0"/>
          <w:numId w:val="21"/>
        </w:numPr>
        <w:ind w:right="176"/>
        <w:rPr>
          <w:rFonts w:ascii="Arial" w:eastAsia="Arial" w:hAnsi="Arial" w:cs="Arial"/>
        </w:rPr>
      </w:pPr>
      <w:r w:rsidRPr="00A172C0">
        <w:rPr>
          <w:rFonts w:ascii="Arial" w:eastAsia="Arial" w:hAnsi="Arial" w:cs="Arial"/>
        </w:rPr>
        <w:t>Time limit: Stops the search before the deadline and uses the best move found so far.</w:t>
      </w:r>
    </w:p>
    <w:p w14:paraId="5CC1AB8E" w14:textId="77777777" w:rsidR="00A172C0" w:rsidRPr="00A172C0" w:rsidRDefault="00A172C0" w:rsidP="00A172C0">
      <w:pPr>
        <w:ind w:left="0" w:right="176" w:firstLine="0"/>
        <w:rPr>
          <w:rFonts w:ascii="Arial" w:eastAsia="Arial" w:hAnsi="Arial" w:cs="Arial"/>
        </w:rPr>
      </w:pPr>
      <w:r w:rsidRPr="00A172C0">
        <w:rPr>
          <w:rFonts w:ascii="Arial" w:eastAsia="Arial" w:hAnsi="Arial" w:cs="Arial"/>
        </w:rPr>
        <w:t>Conclusion: This combined approach balances decision quality and speed, making it suitable for a real-time strategy game where the AI must make strong decisions under strict time constraints.</w:t>
      </w:r>
    </w:p>
    <w:p w14:paraId="40112417" w14:textId="622A600A" w:rsidR="00E51DF8" w:rsidRDefault="0019763B" w:rsidP="005C437B">
      <w:pPr>
        <w:ind w:left="0" w:right="176" w:firstLine="0"/>
      </w:pPr>
      <w:r w:rsidRPr="005C437B">
        <w:rPr>
          <w:rFonts w:ascii="Arial" w:eastAsia="Arial" w:hAnsi="Arial" w:cs="Arial"/>
        </w:rPr>
        <w:t xml:space="preserve"> </w:t>
      </w:r>
    </w:p>
    <w:p w14:paraId="6CA265D0" w14:textId="77777777" w:rsidR="00E51DF8" w:rsidRDefault="0019763B">
      <w:pPr>
        <w:spacing w:after="0" w:line="259" w:lineRule="auto"/>
        <w:ind w:left="0" w:right="0" w:firstLine="0"/>
        <w:jc w:val="left"/>
      </w:pPr>
      <w:r>
        <w:rPr>
          <w:rFonts w:ascii="Arial" w:eastAsia="Arial" w:hAnsi="Arial" w:cs="Arial"/>
        </w:rPr>
        <w:t xml:space="preserve"> </w:t>
      </w:r>
    </w:p>
    <w:p w14:paraId="2D28C623" w14:textId="77777777" w:rsidR="00E51DF8" w:rsidRDefault="0019763B">
      <w:pPr>
        <w:spacing w:after="0" w:line="259" w:lineRule="auto"/>
        <w:ind w:left="0" w:right="0" w:firstLine="0"/>
        <w:jc w:val="left"/>
      </w:pPr>
      <w:r>
        <w:rPr>
          <w:rFonts w:ascii="Arial" w:eastAsia="Arial" w:hAnsi="Arial" w:cs="Arial"/>
        </w:rPr>
        <w:t xml:space="preserve"> </w:t>
      </w:r>
    </w:p>
    <w:p w14:paraId="10460402" w14:textId="77777777" w:rsidR="00E51DF8" w:rsidRDefault="0019763B">
      <w:pPr>
        <w:spacing w:after="0" w:line="259" w:lineRule="auto"/>
        <w:ind w:left="0" w:right="0" w:firstLine="0"/>
        <w:jc w:val="left"/>
      </w:pPr>
      <w:r>
        <w:rPr>
          <w:rFonts w:ascii="Arial" w:eastAsia="Arial" w:hAnsi="Arial" w:cs="Arial"/>
        </w:rPr>
        <w:t xml:space="preserve"> </w:t>
      </w:r>
    </w:p>
    <w:p w14:paraId="69148BA7" w14:textId="77777777" w:rsidR="00E51DF8" w:rsidRDefault="0019763B">
      <w:pPr>
        <w:spacing w:after="0" w:line="259" w:lineRule="auto"/>
        <w:ind w:left="0" w:right="0" w:firstLine="0"/>
        <w:jc w:val="left"/>
      </w:pPr>
      <w:r>
        <w:rPr>
          <w:rFonts w:ascii="Arial" w:eastAsia="Arial" w:hAnsi="Arial" w:cs="Arial"/>
        </w:rPr>
        <w:t xml:space="preserve"> </w:t>
      </w:r>
    </w:p>
    <w:p w14:paraId="543E7815" w14:textId="77777777" w:rsidR="00E51DF8" w:rsidRDefault="0019763B">
      <w:pPr>
        <w:spacing w:after="0" w:line="259" w:lineRule="auto"/>
        <w:ind w:left="0" w:right="0" w:firstLine="0"/>
        <w:jc w:val="left"/>
      </w:pPr>
      <w:r>
        <w:rPr>
          <w:rFonts w:ascii="Arial" w:eastAsia="Arial" w:hAnsi="Arial" w:cs="Arial"/>
        </w:rPr>
        <w:t xml:space="preserve"> </w:t>
      </w:r>
    </w:p>
    <w:p w14:paraId="7B91A57A" w14:textId="77777777" w:rsidR="00E51DF8" w:rsidRDefault="0019763B">
      <w:pPr>
        <w:spacing w:after="0" w:line="259" w:lineRule="auto"/>
        <w:ind w:left="0" w:right="0" w:firstLine="0"/>
        <w:jc w:val="left"/>
      </w:pPr>
      <w:r>
        <w:rPr>
          <w:rFonts w:ascii="Arial" w:eastAsia="Arial" w:hAnsi="Arial" w:cs="Arial"/>
        </w:rPr>
        <w:t xml:space="preserve"> </w:t>
      </w:r>
    </w:p>
    <w:p w14:paraId="5CA66CD2" w14:textId="40DE5875" w:rsidR="00E51DF8" w:rsidRDefault="0019763B" w:rsidP="00A34608">
      <w:pPr>
        <w:spacing w:after="0" w:line="259" w:lineRule="auto"/>
        <w:ind w:left="0" w:right="0" w:firstLine="0"/>
        <w:jc w:val="left"/>
      </w:pPr>
      <w:r>
        <w:rPr>
          <w:rFonts w:ascii="Arial" w:eastAsia="Arial" w:hAnsi="Arial" w:cs="Arial"/>
          <w:b/>
        </w:rPr>
        <w:t xml:space="preserve"> </w:t>
      </w:r>
      <w:r>
        <w:rPr>
          <w:rFonts w:ascii="Arial" w:eastAsia="Arial" w:hAnsi="Arial" w:cs="Arial"/>
        </w:rPr>
        <w:t xml:space="preserve"> </w:t>
      </w:r>
    </w:p>
    <w:p w14:paraId="77A99698" w14:textId="77777777" w:rsidR="00E51DF8" w:rsidRDefault="0019763B">
      <w:pPr>
        <w:spacing w:after="0" w:line="259" w:lineRule="auto"/>
        <w:ind w:left="0" w:right="0" w:firstLine="0"/>
        <w:jc w:val="left"/>
      </w:pPr>
      <w:r>
        <w:rPr>
          <w:rFonts w:ascii="Arial" w:eastAsia="Arial" w:hAnsi="Arial" w:cs="Arial"/>
        </w:rPr>
        <w:t xml:space="preserve"> </w:t>
      </w:r>
    </w:p>
    <w:p w14:paraId="40032B0C" w14:textId="77777777" w:rsidR="00E51DF8" w:rsidRDefault="0019763B">
      <w:pPr>
        <w:spacing w:after="0" w:line="259" w:lineRule="auto"/>
        <w:ind w:left="2160" w:right="0" w:firstLine="0"/>
        <w:jc w:val="left"/>
      </w:pPr>
      <w:r>
        <w:t xml:space="preserve"> </w:t>
      </w:r>
    </w:p>
    <w:p w14:paraId="54973F81" w14:textId="77777777" w:rsidR="00E51DF8" w:rsidRDefault="0019763B">
      <w:pPr>
        <w:spacing w:after="69" w:line="259" w:lineRule="auto"/>
        <w:ind w:left="0" w:right="0" w:firstLine="0"/>
        <w:jc w:val="left"/>
      </w:pPr>
      <w:r>
        <w:t xml:space="preserve"> </w:t>
      </w:r>
    </w:p>
    <w:p w14:paraId="496C1107" w14:textId="77777777" w:rsidR="00E51DF8" w:rsidRDefault="0019763B">
      <w:pPr>
        <w:spacing w:after="0" w:line="259" w:lineRule="auto"/>
        <w:ind w:left="0" w:right="96" w:firstLine="0"/>
        <w:jc w:val="center"/>
      </w:pPr>
      <w:r>
        <w:rPr>
          <w:b/>
          <w:sz w:val="34"/>
        </w:rPr>
        <w:t xml:space="preserve"> </w:t>
      </w:r>
    </w:p>
    <w:p w14:paraId="51D6193A" w14:textId="77777777" w:rsidR="00E51DF8" w:rsidRDefault="0019763B">
      <w:pPr>
        <w:spacing w:after="0" w:line="259" w:lineRule="auto"/>
        <w:ind w:left="0" w:right="96" w:firstLine="0"/>
        <w:jc w:val="center"/>
      </w:pPr>
      <w:r>
        <w:rPr>
          <w:b/>
          <w:sz w:val="34"/>
        </w:rPr>
        <w:t xml:space="preserve"> </w:t>
      </w:r>
    </w:p>
    <w:p w14:paraId="1D929E30" w14:textId="77777777" w:rsidR="00E51DF8" w:rsidRDefault="0019763B">
      <w:pPr>
        <w:spacing w:after="0" w:line="259" w:lineRule="auto"/>
        <w:ind w:left="0" w:right="96" w:firstLine="0"/>
        <w:jc w:val="center"/>
      </w:pPr>
      <w:r>
        <w:rPr>
          <w:b/>
          <w:sz w:val="34"/>
        </w:rPr>
        <w:t xml:space="preserve"> </w:t>
      </w:r>
    </w:p>
    <w:p w14:paraId="1CCB624B" w14:textId="77777777" w:rsidR="00E51DF8" w:rsidRDefault="0019763B">
      <w:pPr>
        <w:spacing w:after="0" w:line="259" w:lineRule="auto"/>
        <w:ind w:left="0" w:right="96" w:firstLine="0"/>
        <w:jc w:val="center"/>
      </w:pPr>
      <w:r>
        <w:rPr>
          <w:b/>
          <w:sz w:val="34"/>
        </w:rPr>
        <w:t xml:space="preserve"> </w:t>
      </w:r>
    </w:p>
    <w:p w14:paraId="64282E7C" w14:textId="441D7D17" w:rsidR="00E51DF8" w:rsidRDefault="0019763B" w:rsidP="004716C6">
      <w:pPr>
        <w:spacing w:after="0" w:line="259" w:lineRule="auto"/>
        <w:ind w:left="0" w:right="96" w:firstLine="0"/>
        <w:jc w:val="center"/>
      </w:pPr>
      <w:r>
        <w:rPr>
          <w:b/>
          <w:sz w:val="34"/>
        </w:rPr>
        <w:t xml:space="preserve">  </w:t>
      </w:r>
    </w:p>
    <w:p w14:paraId="748C416E" w14:textId="77777777" w:rsidR="00E51DF8" w:rsidRDefault="0019763B">
      <w:pPr>
        <w:spacing w:after="0" w:line="259" w:lineRule="auto"/>
        <w:ind w:left="0" w:right="96" w:firstLine="0"/>
        <w:jc w:val="center"/>
      </w:pPr>
      <w:r>
        <w:rPr>
          <w:b/>
          <w:sz w:val="34"/>
        </w:rPr>
        <w:lastRenderedPageBreak/>
        <w:t xml:space="preserve"> </w:t>
      </w:r>
    </w:p>
    <w:p w14:paraId="43B718DD" w14:textId="77777777" w:rsidR="00E51DF8" w:rsidRDefault="0019763B">
      <w:pPr>
        <w:spacing w:after="0" w:line="259" w:lineRule="auto"/>
        <w:ind w:left="0" w:right="96" w:firstLine="0"/>
        <w:jc w:val="center"/>
      </w:pPr>
      <w:r>
        <w:rPr>
          <w:b/>
          <w:sz w:val="34"/>
        </w:rPr>
        <w:t xml:space="preserve"> </w:t>
      </w:r>
    </w:p>
    <w:sectPr w:rsidR="00E51DF8">
      <w:pgSz w:w="11920" w:h="16840"/>
      <w:pgMar w:top="1490" w:right="1231"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5F2"/>
    <w:multiLevelType w:val="multilevel"/>
    <w:tmpl w:val="3D3A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21A44"/>
    <w:multiLevelType w:val="multilevel"/>
    <w:tmpl w:val="9BC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37DC2"/>
    <w:multiLevelType w:val="multilevel"/>
    <w:tmpl w:val="905A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953F3"/>
    <w:multiLevelType w:val="hybridMultilevel"/>
    <w:tmpl w:val="9C283F1E"/>
    <w:lvl w:ilvl="0" w:tplc="DC1A7C0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43A4B80">
      <w:start w:val="3"/>
      <w:numFmt w:val="lowerRoman"/>
      <w:lvlText w:val="%2."/>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B1A4058">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E386858">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00E2CD8">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01C9560">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B78F96A">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036051A">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CE9196">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195606E"/>
    <w:multiLevelType w:val="multilevel"/>
    <w:tmpl w:val="449A1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2320F9"/>
    <w:multiLevelType w:val="multilevel"/>
    <w:tmpl w:val="5B8A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87A95"/>
    <w:multiLevelType w:val="hybridMultilevel"/>
    <w:tmpl w:val="F8F80012"/>
    <w:lvl w:ilvl="0" w:tplc="FA286CF4">
      <w:start w:val="1"/>
      <w:numFmt w:val="decimal"/>
      <w:lvlText w:val="%1."/>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966F91A">
      <w:start w:val="1"/>
      <w:numFmt w:val="lowerRoman"/>
      <w:lvlText w:val="%2."/>
      <w:lvlJc w:val="left"/>
      <w:pPr>
        <w:ind w:left="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3A212BC">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C5CE87C">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E7E08B8">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1AEB5A">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35E517E">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896D22C">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24818C6">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A022357"/>
    <w:multiLevelType w:val="hybridMultilevel"/>
    <w:tmpl w:val="045C89BA"/>
    <w:lvl w:ilvl="0" w:tplc="5966F91A">
      <w:start w:val="1"/>
      <w:numFmt w:val="lowerRoman"/>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BAF6BE3"/>
    <w:multiLevelType w:val="multilevel"/>
    <w:tmpl w:val="5894A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FD1925"/>
    <w:multiLevelType w:val="multilevel"/>
    <w:tmpl w:val="C170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91BED"/>
    <w:multiLevelType w:val="multilevel"/>
    <w:tmpl w:val="092E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F7B63"/>
    <w:multiLevelType w:val="hybridMultilevel"/>
    <w:tmpl w:val="952E7846"/>
    <w:lvl w:ilvl="0" w:tplc="5966F91A">
      <w:start w:val="1"/>
      <w:numFmt w:val="lowerRoman"/>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AEA3532"/>
    <w:multiLevelType w:val="multilevel"/>
    <w:tmpl w:val="E0A8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45C58"/>
    <w:multiLevelType w:val="multilevel"/>
    <w:tmpl w:val="CABA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C08BC"/>
    <w:multiLevelType w:val="hybridMultilevel"/>
    <w:tmpl w:val="A1B08098"/>
    <w:lvl w:ilvl="0" w:tplc="F3A212BC">
      <w:start w:val="1"/>
      <w:numFmt w:val="lowerRoman"/>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53A6034"/>
    <w:multiLevelType w:val="multilevel"/>
    <w:tmpl w:val="E96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F2E97"/>
    <w:multiLevelType w:val="multilevel"/>
    <w:tmpl w:val="034A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13116"/>
    <w:multiLevelType w:val="hybridMultilevel"/>
    <w:tmpl w:val="52642482"/>
    <w:lvl w:ilvl="0" w:tplc="FFFFFFFF">
      <w:start w:val="1"/>
      <w:numFmt w:val="lowerRoman"/>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3A212BC">
      <w:start w:val="1"/>
      <w:numFmt w:val="lowerRoman"/>
      <w:lvlText w:val="%2"/>
      <w:lvlJc w:val="left"/>
      <w:pPr>
        <w:ind w:left="144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2180A08"/>
    <w:multiLevelType w:val="multilevel"/>
    <w:tmpl w:val="F70A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01590"/>
    <w:multiLevelType w:val="multilevel"/>
    <w:tmpl w:val="F52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71B89"/>
    <w:multiLevelType w:val="multilevel"/>
    <w:tmpl w:val="1C18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454FA4"/>
    <w:multiLevelType w:val="multilevel"/>
    <w:tmpl w:val="060C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9E762E"/>
    <w:multiLevelType w:val="multilevel"/>
    <w:tmpl w:val="2EBA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F765C"/>
    <w:multiLevelType w:val="multilevel"/>
    <w:tmpl w:val="EB2A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0D36E3"/>
    <w:multiLevelType w:val="multilevel"/>
    <w:tmpl w:val="B79EA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8716334">
    <w:abstractNumId w:val="6"/>
  </w:num>
  <w:num w:numId="2" w16cid:durableId="1398043282">
    <w:abstractNumId w:val="3"/>
  </w:num>
  <w:num w:numId="3" w16cid:durableId="2141142125">
    <w:abstractNumId w:val="12"/>
  </w:num>
  <w:num w:numId="4" w16cid:durableId="2139837451">
    <w:abstractNumId w:val="13"/>
  </w:num>
  <w:num w:numId="5" w16cid:durableId="1991254755">
    <w:abstractNumId w:val="20"/>
  </w:num>
  <w:num w:numId="6" w16cid:durableId="1848859453">
    <w:abstractNumId w:val="9"/>
  </w:num>
  <w:num w:numId="7" w16cid:durableId="1712263707">
    <w:abstractNumId w:val="0"/>
  </w:num>
  <w:num w:numId="8" w16cid:durableId="1260017752">
    <w:abstractNumId w:val="8"/>
  </w:num>
  <w:num w:numId="9" w16cid:durableId="589235742">
    <w:abstractNumId w:val="19"/>
  </w:num>
  <w:num w:numId="10" w16cid:durableId="1719275894">
    <w:abstractNumId w:val="21"/>
  </w:num>
  <w:num w:numId="11" w16cid:durableId="1646663462">
    <w:abstractNumId w:val="2"/>
  </w:num>
  <w:num w:numId="12" w16cid:durableId="173307333">
    <w:abstractNumId w:val="4"/>
  </w:num>
  <w:num w:numId="13" w16cid:durableId="1021054799">
    <w:abstractNumId w:val="16"/>
  </w:num>
  <w:num w:numId="14" w16cid:durableId="788738950">
    <w:abstractNumId w:val="23"/>
  </w:num>
  <w:num w:numId="15" w16cid:durableId="331570667">
    <w:abstractNumId w:val="15"/>
  </w:num>
  <w:num w:numId="16" w16cid:durableId="1860965016">
    <w:abstractNumId w:val="24"/>
  </w:num>
  <w:num w:numId="17" w16cid:durableId="80951845">
    <w:abstractNumId w:val="1"/>
  </w:num>
  <w:num w:numId="18" w16cid:durableId="1526479651">
    <w:abstractNumId w:val="18"/>
  </w:num>
  <w:num w:numId="19" w16cid:durableId="384523932">
    <w:abstractNumId w:val="22"/>
  </w:num>
  <w:num w:numId="20" w16cid:durableId="581182150">
    <w:abstractNumId w:val="10"/>
  </w:num>
  <w:num w:numId="21" w16cid:durableId="1198004099">
    <w:abstractNumId w:val="5"/>
  </w:num>
  <w:num w:numId="22" w16cid:durableId="1581065093">
    <w:abstractNumId w:val="14"/>
  </w:num>
  <w:num w:numId="23" w16cid:durableId="1257134497">
    <w:abstractNumId w:val="11"/>
  </w:num>
  <w:num w:numId="24" w16cid:durableId="1508859113">
    <w:abstractNumId w:val="17"/>
  </w:num>
  <w:num w:numId="25" w16cid:durableId="6690225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DF8"/>
    <w:rsid w:val="00115580"/>
    <w:rsid w:val="0019763B"/>
    <w:rsid w:val="001C5760"/>
    <w:rsid w:val="002972CB"/>
    <w:rsid w:val="002D67CD"/>
    <w:rsid w:val="002E67D6"/>
    <w:rsid w:val="004105B9"/>
    <w:rsid w:val="00413EA8"/>
    <w:rsid w:val="00442824"/>
    <w:rsid w:val="004716C6"/>
    <w:rsid w:val="004B2CCF"/>
    <w:rsid w:val="004D455E"/>
    <w:rsid w:val="004E68BC"/>
    <w:rsid w:val="005B696B"/>
    <w:rsid w:val="005C437B"/>
    <w:rsid w:val="00626BA0"/>
    <w:rsid w:val="00654D85"/>
    <w:rsid w:val="007356B7"/>
    <w:rsid w:val="00850880"/>
    <w:rsid w:val="008A11CE"/>
    <w:rsid w:val="00957D62"/>
    <w:rsid w:val="00A172C0"/>
    <w:rsid w:val="00A34608"/>
    <w:rsid w:val="00A56D52"/>
    <w:rsid w:val="00A96156"/>
    <w:rsid w:val="00B44D6C"/>
    <w:rsid w:val="00C029C0"/>
    <w:rsid w:val="00C3033F"/>
    <w:rsid w:val="00C31491"/>
    <w:rsid w:val="00C657CC"/>
    <w:rsid w:val="00CC56AF"/>
    <w:rsid w:val="00E24621"/>
    <w:rsid w:val="00E51DF8"/>
    <w:rsid w:val="00E610FA"/>
    <w:rsid w:val="00E70D66"/>
    <w:rsid w:val="00E94FFA"/>
    <w:rsid w:val="00F720A0"/>
    <w:rsid w:val="00F822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44D67"/>
  <w15:docId w15:val="{CB4F759B-2880-4226-8E0D-E3941B1BB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right="18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2D67C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2D67CD"/>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4428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2785</Words>
  <Characters>15876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CO2_AT2.docx</vt:lpstr>
    </vt:vector>
  </TitlesOfParts>
  <Company/>
  <LinksUpToDate>false</LinksUpToDate>
  <CharactersWithSpaces>18624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CO2_AT2.docx</dc:title>
  <dc:subject/>
  <dc:creator>Kanishkasadana.ks@outlook.com</dc:creator>
  <cp:keywords/>
  <cp:lastModifiedBy>Kanishkasadana.ks@outlook.com</cp:lastModifiedBy>
  <cp:revision>2</cp:revision>
  <dcterms:created xsi:type="dcterms:W3CDTF">2026-10-26T07:30:00Z</dcterms:created>
  <dcterms:modified xsi:type="dcterms:W3CDTF">2026-10-26T07:30:00Z</dcterms:modified>
</cp:coreProperties>
</file>